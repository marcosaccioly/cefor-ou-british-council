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3"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79660" cy="420624"/>
            <wp:effectExtent b="0" l="0" r="0" t="0"/>
            <wp:docPr id="7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79660" cy="4206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44" w:right="0" w:firstLine="0"/>
        <w:jc w:val="left"/>
        <w:rPr>
          <w:b w:val="1"/>
          <w:bCs w:val="1"/>
          <w:sz w:val="50"/>
          <w:szCs w:val="50"/>
        </w:rPr>
      </w:pPr>
      <w:r w:rsidDel="00000000" w:rsidR="00000000" w:rsidRPr="00000000">
        <w:rPr>
          <w:b w:val="1"/>
          <w:bCs w:val="1"/>
          <w:color w:val="220858"/>
          <w:sz w:val="50"/>
          <w:szCs w:val="50"/>
          <w:rtl w:val="0"/>
        </w:rPr>
        <w:t xml:space="preserve">Going Global Partnerships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135254</wp:posOffset>
            </wp:positionH>
            <wp:positionV relativeFrom="paragraph">
              <wp:posOffset>103059</wp:posOffset>
            </wp:positionV>
            <wp:extent cx="533414" cy="38100"/>
            <wp:effectExtent b="0" l="0" r="0" t="0"/>
            <wp:wrapTopAndBottom distB="0" distT="0"/>
            <wp:docPr descr="Shape" id="72" name="image1.png"/>
            <a:graphic>
              <a:graphicData uri="http://schemas.openxmlformats.org/drawingml/2006/picture">
                <pic:pic>
                  <pic:nvPicPr>
                    <pic:cNvPr descr="Shape" id="0" name="image1.png"/>
                    <pic:cNvPicPr preferRelativeResize="0"/>
                  </pic:nvPicPr>
                  <pic:blipFill>
                    <a:blip r:embed="rId10"/>
                    <a:srcRect b="0" l="0" r="0" t="0"/>
                    <a:stretch>
                      <a:fillRect/>
                    </a:stretch>
                  </pic:blipFill>
                  <pic:spPr>
                    <a:xfrm>
                      <a:off x="0" y="0"/>
                      <a:ext cx="533414" cy="38100"/>
                    </a:xfrm>
                    <a:prstGeom prst="rect"/>
                    <a:ln/>
                  </pic:spPr>
                </pic:pic>
              </a:graphicData>
            </a:graphic>
          </wp:anchor>
        </w:drawing>
      </w:r>
    </w:p>
    <w:p w:rsidR="00000000" w:rsidDel="00000000" w:rsidP="00000000" w:rsidRDefault="00000000" w:rsidRPr="00000000" w14:paraId="00000005">
      <w:pPr>
        <w:pStyle w:val="Title"/>
        <w:spacing w:before="491" w:lineRule="auto"/>
        <w:ind w:firstLine="144"/>
        <w:rPr/>
      </w:pPr>
      <w:r w:rsidDel="00000000" w:rsidR="00000000" w:rsidRPr="00000000">
        <w:rPr>
          <w:color w:val="ea0034"/>
          <w:u w:val="single"/>
          <w:rtl w:val="0"/>
        </w:rPr>
        <w:t xml:space="preserve">SAMPLE</w:t>
      </w:r>
      <w:r w:rsidDel="00000000" w:rsidR="00000000" w:rsidRPr="00000000">
        <w:rPr>
          <w:color w:val="ea0034"/>
          <w:rtl w:val="0"/>
        </w:rPr>
        <w:t xml:space="preserve"> Grant Application Form 2026</w:t>
      </w:r>
      <w:r w:rsidDel="00000000" w:rsidR="00000000" w:rsidRPr="00000000">
        <w:rPr>
          <w:rtl w:val="0"/>
        </w:rPr>
      </w:r>
    </w:p>
    <w:p w:rsidR="00000000" w:rsidDel="00000000" w:rsidP="00000000" w:rsidRDefault="00000000" w:rsidRPr="00000000" w14:paraId="00000006">
      <w:pPr>
        <w:pStyle w:val="Title"/>
        <w:ind w:firstLine="144"/>
        <w:rPr/>
      </w:pPr>
      <w:r w:rsidDel="00000000" w:rsidR="00000000" w:rsidRPr="00000000">
        <w:rPr>
          <w:color w:val="ea0034"/>
          <w:rtl w:val="0"/>
        </w:rPr>
        <w:t xml:space="preserve">– not for offline completion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68389</wp:posOffset>
                </wp:positionH>
                <wp:positionV relativeFrom="paragraph">
                  <wp:posOffset>182135</wp:posOffset>
                </wp:positionV>
                <wp:extent cx="6523355" cy="27940"/>
                <wp:effectExtent b="0" l="0" r="0" t="0"/>
                <wp:wrapTopAndBottom distB="0" distT="0"/>
                <wp:docPr id="17" name=""/>
                <a:graphic>
                  <a:graphicData uri="http://schemas.microsoft.com/office/word/2010/wordprocessingShape">
                    <wps:wsp>
                      <wps:cNvSpPr/>
                      <wps:cNvPr id="18" name="Shape 18"/>
                      <wps:spPr>
                        <a:xfrm>
                          <a:off x="2089085" y="3770793"/>
                          <a:ext cx="6513830" cy="18415"/>
                        </a:xfrm>
                        <a:custGeom>
                          <a:rect b="b" l="l" r="r" t="t"/>
                          <a:pathLst>
                            <a:path extrusionOk="0" h="18415" w="6513830">
                              <a:moveTo>
                                <a:pt x="6513576" y="0"/>
                              </a:moveTo>
                              <a:lnTo>
                                <a:pt x="0" y="0"/>
                              </a:lnTo>
                              <a:lnTo>
                                <a:pt x="0" y="18288"/>
                              </a:lnTo>
                              <a:lnTo>
                                <a:pt x="6513576" y="18288"/>
                              </a:lnTo>
                              <a:lnTo>
                                <a:pt x="6513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68389</wp:posOffset>
                </wp:positionH>
                <wp:positionV relativeFrom="paragraph">
                  <wp:posOffset>182135</wp:posOffset>
                </wp:positionV>
                <wp:extent cx="6523355" cy="27940"/>
                <wp:effectExtent b="0" l="0" r="0" t="0"/>
                <wp:wrapTopAndBottom distB="0" distT="0"/>
                <wp:docPr id="17"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6523355" cy="2794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left="144" w:firstLine="0"/>
        <w:rPr/>
      </w:pPr>
      <w:r w:rsidDel="00000000" w:rsidR="00000000" w:rsidRPr="00000000">
        <w:rPr>
          <w:rtl w:val="0"/>
        </w:rPr>
        <w:t xml:space="preserve">Eligibility Questions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256" w:right="0" w:firstLine="0"/>
        <w:jc w:val="left"/>
        <w:rPr>
          <w:sz w:val="22"/>
          <w:szCs w:val="22"/>
        </w:rPr>
      </w:pPr>
      <w:r w:rsidDel="00000000" w:rsidR="00000000" w:rsidRPr="00000000">
        <w:rPr>
          <w:b w:val="1"/>
          <w:bCs w:val="1"/>
          <w:sz w:val="22"/>
          <w:szCs w:val="22"/>
          <w:rtl w:val="0"/>
        </w:rPr>
        <w:t xml:space="preserve">Important </w:t>
      </w:r>
      <w:r w:rsidDel="00000000" w:rsidR="00000000" w:rsidRPr="00000000">
        <w:rPr>
          <w:sz w:val="22"/>
          <w:szCs w:val="22"/>
          <w:rtl w:val="0"/>
        </w:rPr>
        <w:t xml:space="preserve">- The application </w:t>
      </w:r>
      <w:r w:rsidDel="00000000" w:rsidR="00000000" w:rsidRPr="00000000">
        <w:rPr>
          <w:b w:val="1"/>
          <w:bCs w:val="1"/>
          <w:sz w:val="22"/>
          <w:szCs w:val="22"/>
          <w:rtl w:val="0"/>
        </w:rPr>
        <w:t xml:space="preserve">can only be started and submitted by the lead UK institution</w:t>
      </w:r>
      <w:r w:rsidDel="00000000" w:rsidR="00000000" w:rsidRPr="00000000">
        <w:rPr>
          <w:sz w:val="22"/>
          <w:szCs w:val="22"/>
          <w:rtl w:val="0"/>
        </w:rPr>
        <w:t xml:space="preserve">. Once started by the lead UK institution, the form can be shared with the partner institution to contribute. </w:t>
      </w:r>
      <w:r w:rsidDel="00000000" w:rsidR="00000000" w:rsidRPr="00000000">
        <w:rPr>
          <w:sz w:val="22"/>
          <w:szCs w:val="22"/>
          <w:u w:val="single"/>
          <w:rtl w:val="0"/>
        </w:rPr>
        <w:t xml:space="preserve">Any</w:t>
      </w:r>
      <w:r w:rsidDel="00000000" w:rsidR="00000000" w:rsidRPr="00000000">
        <w:rPr>
          <w:sz w:val="22"/>
          <w:szCs w:val="22"/>
          <w:rtl w:val="0"/>
        </w:rPr>
        <w:t xml:space="preserve"> </w:t>
      </w:r>
      <w:r w:rsidDel="00000000" w:rsidR="00000000" w:rsidRPr="00000000">
        <w:rPr>
          <w:sz w:val="22"/>
          <w:szCs w:val="22"/>
          <w:u w:val="single"/>
          <w:rtl w:val="0"/>
        </w:rPr>
        <w:t xml:space="preserve">application started by a non-UK institution will be automatically ineligible</w:t>
      </w:r>
      <w:r w:rsidDel="00000000" w:rsidR="00000000" w:rsidRPr="00000000">
        <w:rPr>
          <w:sz w:val="22"/>
          <w:szCs w:val="22"/>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86678</wp:posOffset>
                </wp:positionH>
                <wp:positionV relativeFrom="paragraph">
                  <wp:posOffset>-10549</wp:posOffset>
                </wp:positionV>
                <wp:extent cx="6486525" cy="3766820"/>
                <wp:effectExtent b="0" l="0" r="0" t="0"/>
                <wp:wrapNone/>
                <wp:docPr id="50" name=""/>
                <a:graphic>
                  <a:graphicData uri="http://schemas.microsoft.com/office/word/2010/wordprocessingShape">
                    <wps:wsp>
                      <wps:cNvSpPr/>
                      <wps:cNvPr id="57" name="Shape 57"/>
                      <wps:spPr>
                        <a:xfrm>
                          <a:off x="2107500" y="1901353"/>
                          <a:ext cx="6477000" cy="3757295"/>
                        </a:xfrm>
                        <a:custGeom>
                          <a:rect b="b" l="l" r="r" t="t"/>
                          <a:pathLst>
                            <a:path extrusionOk="0" h="3757295" w="6477000">
                              <a:moveTo>
                                <a:pt x="6476987" y="0"/>
                              </a:moveTo>
                              <a:lnTo>
                                <a:pt x="6470904" y="0"/>
                              </a:lnTo>
                              <a:lnTo>
                                <a:pt x="6470904" y="6083"/>
                              </a:lnTo>
                              <a:lnTo>
                                <a:pt x="6470904" y="3751186"/>
                              </a:lnTo>
                              <a:lnTo>
                                <a:pt x="6096" y="3751186"/>
                              </a:lnTo>
                              <a:lnTo>
                                <a:pt x="6096" y="6083"/>
                              </a:lnTo>
                              <a:lnTo>
                                <a:pt x="6470904" y="6083"/>
                              </a:lnTo>
                              <a:lnTo>
                                <a:pt x="6470904" y="0"/>
                              </a:lnTo>
                              <a:lnTo>
                                <a:pt x="6096" y="0"/>
                              </a:lnTo>
                              <a:lnTo>
                                <a:pt x="0" y="0"/>
                              </a:lnTo>
                              <a:lnTo>
                                <a:pt x="0" y="6083"/>
                              </a:lnTo>
                              <a:lnTo>
                                <a:pt x="0" y="3751186"/>
                              </a:lnTo>
                              <a:lnTo>
                                <a:pt x="0" y="3757282"/>
                              </a:lnTo>
                              <a:lnTo>
                                <a:pt x="6096" y="3757282"/>
                              </a:lnTo>
                              <a:lnTo>
                                <a:pt x="6470904" y="3757282"/>
                              </a:lnTo>
                              <a:lnTo>
                                <a:pt x="6476987" y="3757282"/>
                              </a:lnTo>
                              <a:lnTo>
                                <a:pt x="6476987" y="3751186"/>
                              </a:lnTo>
                              <a:lnTo>
                                <a:pt x="6476987" y="6083"/>
                              </a:lnTo>
                              <a:lnTo>
                                <a:pt x="647698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86678</wp:posOffset>
                </wp:positionH>
                <wp:positionV relativeFrom="paragraph">
                  <wp:posOffset>-10549</wp:posOffset>
                </wp:positionV>
                <wp:extent cx="6486525" cy="3766820"/>
                <wp:effectExtent b="0" l="0" r="0" t="0"/>
                <wp:wrapNone/>
                <wp:docPr id="50" name="image54.png"/>
                <a:graphic>
                  <a:graphicData uri="http://schemas.openxmlformats.org/drawingml/2006/picture">
                    <pic:pic>
                      <pic:nvPicPr>
                        <pic:cNvPr id="0" name="image54.png"/>
                        <pic:cNvPicPr preferRelativeResize="0"/>
                      </pic:nvPicPr>
                      <pic:blipFill>
                        <a:blip r:embed="rId11"/>
                        <a:srcRect/>
                        <a:stretch>
                          <a:fillRect/>
                        </a:stretch>
                      </pic:blipFill>
                      <pic:spPr>
                        <a:xfrm>
                          <a:off x="0" y="0"/>
                          <a:ext cx="6486525" cy="376682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187" w:lineRule="auto"/>
        <w:ind w:left="256"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Allowing others to collaborate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right-hand side of the screen near the top you will see a '</w:t>
      </w:r>
      <w:r w:rsidDel="00000000" w:rsidR="00000000" w:rsidRPr="00000000">
        <w:rPr>
          <w:rFonts w:ascii="Apple SD Gothic Neo" w:cs="Apple SD Gothic Neo" w:eastAsia="Apple SD Gothic Neo" w:hAnsi="Apple SD Gothic Neo"/>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 Click the </w:t>
      </w:r>
      <w:r w:rsidDel="00000000" w:rsidR="00000000" w:rsidRPr="00000000">
        <w:rPr>
          <w:rFonts w:ascii="Apple SD Gothic Neo" w:cs="Apple SD Gothic Neo" w:eastAsia="Apple SD Gothic Neo" w:hAnsi="Apple SD Gothic Ne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 and you can invite others to collaborate on your application. You can allow others to:</w:t>
      </w:r>
    </w:p>
    <w:p w:rsidR="00000000" w:rsidDel="00000000" w:rsidP="00000000" w:rsidRDefault="00000000" w:rsidRPr="00000000" w14:paraId="0000000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35"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what you have written)</w:t>
      </w:r>
    </w:p>
    <w:p w:rsidR="00000000" w:rsidDel="00000000" w:rsidP="00000000" w:rsidRDefault="00000000" w:rsidRPr="00000000" w14:paraId="0000000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19"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and 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and contribute)</w:t>
      </w:r>
    </w:p>
    <w:p w:rsidR="00000000" w:rsidDel="00000000" w:rsidP="00000000" w:rsidRDefault="00000000" w:rsidRPr="00000000" w14:paraId="0000001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977"/>
        </w:tabs>
        <w:spacing w:after="0" w:before="121" w:line="240" w:lineRule="auto"/>
        <w:ind w:left="977"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Input and Submit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contribute and submit the finished application)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left="256" w:firstLine="0"/>
        <w:rPr/>
      </w:pPr>
      <w:r w:rsidDel="00000000" w:rsidR="00000000" w:rsidRPr="00000000">
        <w:rPr>
          <w:u w:val="single"/>
          <w:rtl w:val="0"/>
        </w:rPr>
        <w:t xml:space="preserve">Eligibility Check - Please read carefully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6" w:right="4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can begin the application form, we need to confirm your eligibility for this call. You will be asked a short series of questions, after which you can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Eligibility”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bottom of the page.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IMPORTANT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is important so please </w:t>
      </w:r>
      <w:r w:rsidDel="00000000" w:rsidR="00000000" w:rsidRPr="00000000">
        <w:rPr>
          <w:rFonts w:ascii="Arial" w:cs="Arial" w:eastAsia="Arial" w:hAnsi="Arial"/>
          <w:b w:val="1"/>
          <w:bCs w:val="1"/>
          <w:i w:val="0"/>
          <w:iCs w:val="0"/>
          <w:smallCaps w:val="0"/>
          <w:strike w:val="0"/>
          <w:color w:val="000000"/>
          <w:sz w:val="22"/>
          <w:szCs w:val="22"/>
          <w:highlight w:val="yellow"/>
          <w:u w:val="single"/>
          <w:vertAlign w:val="baseline"/>
          <w:rtl w:val="0"/>
        </w:rPr>
        <w:t xml:space="preserve">do not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Check Eligibility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until all questions are answered, otherwise your application will end and you will have to start 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31"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1: Are you applying as the lead UK partner for this partnership?</w:t>
            </w:r>
          </w:p>
          <w:p w:rsidR="00000000" w:rsidDel="00000000" w:rsidP="00000000" w:rsidRDefault="00000000" w:rsidRPr="00000000" w14:paraId="0000001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7"/>
              </w:tabs>
              <w:spacing w:after="0" w:before="120" w:line="26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1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7"/>
              </w:tabs>
              <w:spacing w:after="0" w:before="0" w:line="26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4f4f4"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Applications must be started and submitted by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lead institution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that will be responsible for signing the grant agreement contract.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 this grant call, the Lead institution must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be based in the UK</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apply and are not eligible your application will be deleted.</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Rule="auto"/>
        <w:ind w:left="144" w:right="0" w:firstLine="0"/>
        <w:jc w:val="left"/>
        <w:rPr>
          <w:sz w:val="24"/>
          <w:szCs w:val="24"/>
        </w:rPr>
        <w:sectPr>
          <w:pgSz w:h="16850" w:w="11900" w:orient="portrait"/>
          <w:pgMar w:bottom="280" w:top="860" w:left="708" w:right="708" w:header="360" w:footer="360"/>
          <w:pgNumType w:start="1"/>
        </w:sectPr>
      </w:pPr>
      <w:hyperlink r:id="rId12">
        <w:r w:rsidDel="00000000" w:rsidR="00000000" w:rsidRPr="00000000">
          <w:rPr>
            <w:color w:val="22085a"/>
            <w:sz w:val="24"/>
            <w:szCs w:val="24"/>
            <w:rtl w:val="0"/>
          </w:rPr>
          <w:t xml:space="preserve">www.britishcouncil.org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2: Which UK nation is the contracting institution based in?</w:t>
            </w:r>
          </w:p>
          <w:p w:rsidR="00000000" w:rsidDel="00000000" w:rsidP="00000000" w:rsidRDefault="00000000" w:rsidRPr="00000000" w14:paraId="0000002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120"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2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53"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Northern Ireland</w:t>
            </w:r>
          </w:p>
          <w:p w:rsidR="00000000" w:rsidDel="00000000" w:rsidP="00000000" w:rsidRDefault="00000000" w:rsidRPr="00000000" w14:paraId="0000002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Scotland</w:t>
            </w:r>
          </w:p>
          <w:p w:rsidR="00000000" w:rsidDel="00000000" w:rsidP="00000000" w:rsidRDefault="00000000" w:rsidRPr="00000000" w14:paraId="0000002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Wales</w:t>
            </w:r>
          </w:p>
        </w:tc>
        <w:tc>
          <w:tcPr>
            <w:shd w:fill="f4f4f4"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contracting institution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is the UK Lead institution who will ultimately sign the contract and directly receive the grant</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6"/>
        <w:gridCol w:w="115"/>
        <w:gridCol w:w="5099"/>
        <w:tblGridChange w:id="0">
          <w:tblGrid>
            <w:gridCol w:w="4976"/>
            <w:gridCol w:w="115"/>
            <w:gridCol w:w="5099"/>
          </w:tblGrid>
        </w:tblGridChange>
      </w:tblGrid>
      <w:tr>
        <w:trPr>
          <w:cantSplit w:val="0"/>
          <w:trHeight w:val="5782" w:hRule="atLeast"/>
          <w:tblHeader w:val="0"/>
        </w:trPr>
        <w:tc>
          <w:tcPr>
            <w:tcBorders>
              <w:right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3: Who will be the contracting institution for whom you work?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635608</wp:posOffset>
                      </wp:positionV>
                      <wp:extent cx="3088640" cy="248920"/>
                      <wp:effectExtent b="0" l="0" r="0" t="0"/>
                      <wp:wrapNone/>
                      <wp:docPr id="38" name=""/>
                      <a:graphic>
                        <a:graphicData uri="http://schemas.microsoft.com/office/word/2010/wordprocessingGroup">
                          <wpg:wgp>
                            <wpg:cNvGrpSpPr/>
                            <wpg:grpSpPr>
                              <a:xfrm>
                                <a:off x="3801675" y="3655525"/>
                                <a:ext cx="3088640" cy="248920"/>
                                <a:chOff x="3801675" y="3655525"/>
                                <a:chExt cx="3088650" cy="248925"/>
                              </a:xfrm>
                            </wpg:grpSpPr>
                            <wpg:grpSp>
                              <wpg:cNvGrpSpPr/>
                              <wpg:grpSpPr>
                                <a:xfrm>
                                  <a:off x="3801680" y="3655540"/>
                                  <a:ext cx="3088640" cy="248920"/>
                                  <a:chOff x="0" y="0"/>
                                  <a:chExt cx="3088640" cy="248920"/>
                                </a:xfrm>
                              </wpg:grpSpPr>
                              <wps:wsp>
                                <wps:cNvSpPr/>
                                <wps:cNvPr id="22" name="Shape 22"/>
                                <wps:spPr>
                                  <a:xfrm>
                                    <a:off x="0" y="0"/>
                                    <a:ext cx="3088625" cy="2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3088640" cy="248920"/>
                                  </a:xfrm>
                                  <a:custGeom>
                                    <a:rect b="b" l="l" r="r" t="t"/>
                                    <a:pathLst>
                                      <a:path extrusionOk="0" h="248920" w="3088640">
                                        <a:moveTo>
                                          <a:pt x="3088246" y="0"/>
                                        </a:moveTo>
                                        <a:lnTo>
                                          <a:pt x="6096" y="0"/>
                                        </a:lnTo>
                                        <a:lnTo>
                                          <a:pt x="0" y="0"/>
                                        </a:lnTo>
                                        <a:lnTo>
                                          <a:pt x="0" y="6096"/>
                                        </a:lnTo>
                                        <a:lnTo>
                                          <a:pt x="0" y="242316"/>
                                        </a:lnTo>
                                        <a:lnTo>
                                          <a:pt x="0" y="248412"/>
                                        </a:lnTo>
                                        <a:lnTo>
                                          <a:pt x="6096" y="248412"/>
                                        </a:lnTo>
                                        <a:lnTo>
                                          <a:pt x="3088246" y="248412"/>
                                        </a:lnTo>
                                        <a:lnTo>
                                          <a:pt x="3088246" y="242316"/>
                                        </a:lnTo>
                                        <a:lnTo>
                                          <a:pt x="6096" y="242316"/>
                                        </a:lnTo>
                                        <a:lnTo>
                                          <a:pt x="6096" y="6096"/>
                                        </a:lnTo>
                                        <a:lnTo>
                                          <a:pt x="3088246" y="6096"/>
                                        </a:lnTo>
                                        <a:lnTo>
                                          <a:pt x="308824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635608</wp:posOffset>
                      </wp:positionV>
                      <wp:extent cx="3088640" cy="248920"/>
                      <wp:effectExtent b="0" l="0" r="0" t="0"/>
                      <wp:wrapNone/>
                      <wp:docPr id="38"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3088640" cy="248920"/>
                              </a:xfrm>
                              <a:prstGeom prst="rect"/>
                              <a:ln/>
                            </pic:spPr>
                          </pic:pic>
                        </a:graphicData>
                      </a:graphic>
                    </wp:anchor>
                  </w:drawing>
                </mc:Fallback>
              </mc:AlternateContent>
            </w:r>
          </w:p>
        </w:tc>
        <w:tc>
          <w:tcPr>
            <w:tcBorders>
              <w:left w:color="000000" w:space="0" w:sz="0" w:val="nil"/>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323"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see call guidance note regarding eligible institutions for this call.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6" w:right="62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can type any part of the institution name rather than scroll e.g. "Man" will bring up any institution with "Man" anywhere in the name.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your institution is not listed and you believe it should be eligible please contact: </w:t>
            </w:r>
            <w:hyperlink r:id="rId13">
              <w:r w:rsidDel="00000000" w:rsidR="00000000" w:rsidRPr="00000000">
                <w:rPr>
                  <w:rFonts w:ascii="Arial" w:cs="Arial" w:eastAsia="Arial" w:hAnsi="Arial"/>
                  <w:b w:val="0"/>
                  <w:bCs w:val="0"/>
                  <w:i w:val="1"/>
                  <w:iCs w:val="1"/>
                  <w:smallCaps w:val="0"/>
                  <w:strike w:val="0"/>
                  <w:color w:val="ff00c7"/>
                  <w:sz w:val="22"/>
                  <w:szCs w:val="22"/>
                  <w:u w:val="single"/>
                  <w:shd w:fill="auto" w:val="clear"/>
                  <w:vertAlign w:val="baseline"/>
                  <w:rtl w:val="0"/>
                </w:rPr>
                <w:t xml:space="preserve">GoingGlobalPartnershipGrants@britishcouncil.org</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email the address shown with:</w:t>
            </w:r>
          </w:p>
          <w:p w:rsidR="00000000" w:rsidDel="00000000" w:rsidP="00000000" w:rsidRDefault="00000000" w:rsidRPr="00000000" w14:paraId="0000003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119" w:line="240"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Institution/Organisation name</w:t>
            </w:r>
          </w:p>
          <w:p w:rsidR="00000000" w:rsidDel="00000000" w:rsidP="00000000" w:rsidRDefault="00000000" w:rsidRPr="00000000" w14:paraId="0000003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1" w:line="252.00000000000003"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Full postal address</w:t>
            </w:r>
          </w:p>
          <w:p w:rsidR="00000000" w:rsidDel="00000000" w:rsidP="00000000" w:rsidRDefault="00000000" w:rsidRPr="00000000" w14:paraId="0000003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18"/>
              </w:tabs>
              <w:spacing w:after="0" w:before="0" w:line="252.00000000000003" w:lineRule="auto"/>
              <w:ind w:left="818" w:right="0" w:hanging="35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 address URL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are a College, Institution or School within a university you should select that university from the list.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note that we will be unable to proceed with your application until your institution/organisation has been verified as an eligible institution for this call.</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4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4: tick this box to confirm that you obtained permission to submit this application on behalf of the partnering institutions (including your own)</w:t>
            </w:r>
          </w:p>
        </w:tc>
        <w:tc>
          <w:tcPr>
            <w:shd w:fill="f4f4f4"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Unless you have permissions from all partners we cannot progress your application.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3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Please note that you will have to upload letters of support, on headed paper from your own institution and your partnering institution(s).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If you do not supply these - your</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application will be deleted</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5: If you are applying from a College, School or Institute within a university, please provide its name.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provide the name of the faculty to which you are a part of (or type n/a if the question does not apply to you)</w:t>
            </w:r>
          </w:p>
        </w:tc>
        <w:tc>
          <w:tcPr>
            <w:shd w:fill="f4f4f4"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provide the name of the College, School of Institute for whom you work if it has it's own identity e.g.</w:t>
            </w:r>
          </w:p>
          <w:p w:rsidR="00000000" w:rsidDel="00000000" w:rsidP="00000000" w:rsidRDefault="00000000" w:rsidRPr="00000000" w14:paraId="0000004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121" w:line="252.0000000000000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X College of Art</w:t>
            </w:r>
          </w:p>
          <w:p w:rsidR="00000000" w:rsidDel="00000000" w:rsidP="00000000" w:rsidRDefault="00000000" w:rsidRPr="00000000" w14:paraId="0000004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0" w:line="252.0000000000000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X Business School</w:t>
            </w:r>
          </w:p>
          <w:p w:rsidR="00000000" w:rsidDel="00000000" w:rsidP="00000000" w:rsidRDefault="00000000" w:rsidRPr="00000000" w14:paraId="0000004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0" w:line="253"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Institute of X</w:t>
            </w:r>
          </w:p>
          <w:p w:rsidR="00000000" w:rsidDel="00000000" w:rsidP="00000000" w:rsidRDefault="00000000" w:rsidRPr="00000000" w14:paraId="0000004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5"/>
              </w:tabs>
              <w:spacing w:after="0" w:before="2" w:line="240" w:lineRule="auto"/>
              <w:ind w:left="82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Alternatively, the faculty to which you are part of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e.g. "Faculty of Medical Sciences" etc.</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headerReference r:id="rId14"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6: Please provide the name of the Department or Office that will be leading this application.</w:t>
            </w:r>
          </w:p>
        </w:tc>
        <w:tc>
          <w:tcPr>
            <w:shd w:fill="f4f4f4"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4"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should specify the department or unit leading this application e.g. "Department of Engineering", "International Partnerships Office" etc.</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7: Name of person with delegated authority at your institution/organisation for approving this application:</w:t>
            </w:r>
          </w:p>
        </w:tc>
        <w:tc>
          <w:tcPr>
            <w:shd w:fill="f4f4f4"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8: Please give their Job title</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5"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Question 9: Please give their email address</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639"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person be responsible for signing the Grant Agreement if your application if successful?</w:t>
            </w:r>
          </w:p>
          <w:p w:rsidR="00000000" w:rsidDel="00000000" w:rsidP="00000000" w:rsidRDefault="00000000" w:rsidRPr="00000000" w14:paraId="0000005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5"/>
              </w:tabs>
              <w:spacing w:after="0" w:before="120"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5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4f4f4"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ensure that you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share the sample Grant Agreement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 them and inform them that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this is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a non-negotiable contract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If they feel that they cannot sign the grant agreement in its current form then we will not be able to proceed with your application.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you will be asked to provide the name, job title and email of the person who will be responsible for signing the contract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Rule="auto"/>
        <w:ind w:left="144" w:right="0" w:firstLine="0"/>
        <w:jc w:val="left"/>
        <w:rPr>
          <w:sz w:val="22"/>
          <w:szCs w:val="22"/>
        </w:rPr>
      </w:pPr>
      <w:r w:rsidDel="00000000" w:rsidR="00000000" w:rsidRPr="00000000">
        <w:rPr>
          <w:sz w:val="22"/>
          <w:szCs w:val="22"/>
          <w:rtl w:val="0"/>
        </w:rPr>
        <w:t xml:space="preserve">The eligibility questions have concluded and you can now press "</w:t>
      </w:r>
      <w:r w:rsidDel="00000000" w:rsidR="00000000" w:rsidRPr="00000000">
        <w:rPr>
          <w:b w:val="1"/>
          <w:bCs w:val="1"/>
          <w:i w:val="1"/>
          <w:iCs w:val="1"/>
          <w:color w:val="ffffff"/>
          <w:sz w:val="22"/>
          <w:szCs w:val="22"/>
          <w:shd w:fill="00008a" w:val="clear"/>
          <w:rtl w:val="0"/>
        </w:rPr>
        <w:t xml:space="preserve">Check Eligibility</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99954</wp:posOffset>
            </wp:positionH>
            <wp:positionV relativeFrom="paragraph">
              <wp:posOffset>166396</wp:posOffset>
            </wp:positionV>
            <wp:extent cx="3226730" cy="790955"/>
            <wp:effectExtent b="0" l="0" r="0" t="0"/>
            <wp:wrapTopAndBottom distB="0" distT="0"/>
            <wp:docPr descr="A screenshot of a video  AI-generated content may be incorrect." id="75" name="image9.jpg"/>
            <a:graphic>
              <a:graphicData uri="http://schemas.openxmlformats.org/drawingml/2006/picture">
                <pic:pic>
                  <pic:nvPicPr>
                    <pic:cNvPr descr="A screenshot of a video  AI-generated content may be incorrect." id="0" name="image9.jpg"/>
                    <pic:cNvPicPr preferRelativeResize="0"/>
                  </pic:nvPicPr>
                  <pic:blipFill>
                    <a:blip r:embed="rId15"/>
                    <a:srcRect b="0" l="0" r="0" t="0"/>
                    <a:stretch>
                      <a:fillRect/>
                    </a:stretch>
                  </pic:blipFill>
                  <pic:spPr>
                    <a:xfrm>
                      <a:off x="0" y="0"/>
                      <a:ext cx="3226730" cy="790955"/>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confirmed as eligible you can then access the full application form.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6" name=""/>
                <a:graphic>
                  <a:graphicData uri="http://schemas.microsoft.com/office/word/2010/wordprocessingShape">
                    <wps:wsp>
                      <wps:cNvSpPr/>
                      <wps:cNvPr id="17" name="Shape 1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Lead Institution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6"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11530"/>
                <wp:effectExtent b="0" l="0" r="0" t="0"/>
                <wp:wrapTopAndBottom distB="0" distT="0"/>
                <wp:docPr id="55" name=""/>
                <a:graphic>
                  <a:graphicData uri="http://schemas.microsoft.com/office/word/2010/wordprocessingShape">
                    <wps:wsp>
                      <wps:cNvSpPr/>
                      <wps:cNvPr id="62" name="Shape 62"/>
                      <wps:spPr>
                        <a:xfrm>
                          <a:off x="2110358" y="3378998"/>
                          <a:ext cx="6471285" cy="8020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Eligibility Screening Completed</w:t>
                            </w:r>
                          </w:p>
                          <w:p w:rsidR="00000000" w:rsidDel="00000000" w:rsidP="00000000" w:rsidRDefault="00000000" w:rsidRPr="00000000">
                            <w:pPr>
                              <w:spacing w:after="0" w:before="121.00000381469727"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You have progressed through the initial eligibility screening and can now access the full application form. You may wish to download a sample copy of the application form (below) and at this point you may want to </w:t>
                            </w:r>
                            <w:r w:rsidDel="00000000" w:rsidR="00000000" w:rsidRPr="00000000">
                              <w:rPr>
                                <w:rFonts w:ascii="Arial" w:cs="Arial" w:eastAsia="Arial" w:hAnsi="Arial"/>
                                <w:b w:val="1"/>
                                <w:i w:val="0"/>
                                <w:smallCaps w:val="0"/>
                                <w:strike w:val="0"/>
                                <w:color w:val="000000"/>
                                <w:sz w:val="22"/>
                                <w:vertAlign w:val="baseline"/>
                              </w:rPr>
                              <w:t xml:space="preserve">add 'Collaborators' </w:t>
                            </w:r>
                            <w:r w:rsidDel="00000000" w:rsidR="00000000" w:rsidRPr="00000000">
                              <w:rPr>
                                <w:rFonts w:ascii="Arial" w:cs="Arial" w:eastAsia="Arial" w:hAnsi="Arial"/>
                                <w:b w:val="0"/>
                                <w:i w:val="0"/>
                                <w:smallCaps w:val="0"/>
                                <w:strike w:val="0"/>
                                <w:color w:val="000000"/>
                                <w:sz w:val="22"/>
                                <w:vertAlign w:val="baseline"/>
                              </w:rPr>
                              <w:t xml:space="preserve">to help you complete the online application.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11530"/>
                <wp:effectExtent b="0" l="0" r="0" t="0"/>
                <wp:wrapTopAndBottom distB="0" distT="0"/>
                <wp:docPr id="55"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1255458</wp:posOffset>
                </wp:positionV>
                <wp:extent cx="6480810" cy="415290"/>
                <wp:effectExtent b="0" l="0" r="0" t="0"/>
                <wp:wrapTopAndBottom distB="0" distT="0"/>
                <wp:docPr id="49" name=""/>
                <a:graphic>
                  <a:graphicData uri="http://schemas.microsoft.com/office/word/2010/wordprocessingShape">
                    <wps:wsp>
                      <wps:cNvSpPr/>
                      <wps:cNvPr id="56" name="Shape 56"/>
                      <wps:spPr>
                        <a:xfrm>
                          <a:off x="2110358" y="3577118"/>
                          <a:ext cx="6471285" cy="4057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acknowledge that I have read and noted the deadline for applications and understand that this is non-negotiable. </w:t>
                            </w:r>
                            <w:r w:rsidDel="00000000" w:rsidR="00000000" w:rsidRPr="00000000">
                              <w:rPr>
                                <w:rFonts w:ascii="Noto Sans Symbols" w:cs="Noto Sans Symbols" w:eastAsia="Noto Sans Symbols" w:hAnsi="Noto Sans Symbols"/>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1255458</wp:posOffset>
                </wp:positionV>
                <wp:extent cx="6480810" cy="415290"/>
                <wp:effectExtent b="0" l="0" r="0" t="0"/>
                <wp:wrapTopAndBottom distB="0" distT="0"/>
                <wp:docPr id="49"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6480810" cy="41529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of person leading for contracting institution</w:t>
            </w:r>
          </w:p>
        </w:tc>
        <w:tc>
          <w:tcPr>
            <w:shd w:fill="f4f4f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Dr, Mr, Mrs, Ms, Miss etc</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of person leading for contracting institution</w:t>
            </w:r>
          </w:p>
        </w:tc>
        <w:tc>
          <w:tcPr>
            <w:shd w:fill="f4f4f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you wish to be known as/referred to in emails.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Second/Family name of person leading for contracting institution</w:t>
            </w:r>
          </w:p>
        </w:tc>
        <w:tc>
          <w:tcPr>
            <w:shd w:fill="f4f4f4"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Surname/Family name.</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Position/Job Title/Designation of the lead within the institution/organisation</w:t>
            </w:r>
          </w:p>
        </w:tc>
        <w:tc>
          <w:tcPr>
            <w:shd w:fill="f4f4f4"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Head of Department, Director of Programmes, Professor of Engineering etc.</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397"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of lead applicant.</w:t>
            </w:r>
          </w:p>
          <w:p w:rsidR="00000000" w:rsidDel="00000000" w:rsidP="00000000" w:rsidRDefault="00000000" w:rsidRPr="00000000" w14:paraId="0000007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35"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w:t>
            </w:r>
          </w:p>
          <w:p w:rsidR="00000000" w:rsidDel="00000000" w:rsidP="00000000" w:rsidRDefault="00000000" w:rsidRPr="00000000" w14:paraId="0000007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4"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Male</w:t>
            </w:r>
          </w:p>
          <w:p w:rsidR="00000000" w:rsidDel="00000000" w:rsidP="00000000" w:rsidRDefault="00000000" w:rsidRPr="00000000" w14:paraId="0000007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6"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way</w:t>
            </w:r>
          </w:p>
          <w:p w:rsidR="00000000" w:rsidDel="00000000" w:rsidP="00000000" w:rsidRDefault="00000000" w:rsidRPr="00000000" w14:paraId="0000007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5" w:line="240" w:lineRule="auto"/>
              <w:ind w:left="8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would you describe your gender, or if completing this application for the lead applicant, how do they describe their gender?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 lead at the institution / organisation if you are completing this question on their behalf or alternatively use the "Collaborator" function to allow them to complete this question themselves.</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convention on Rights of Disabled people states persons with disabilities include those who have long -term physical, mental, intellectual or sensory impairments with barriers may hinder their full and effective participation in society on and equal basis with others.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lead applicant have a disability as defined above?</w:t>
            </w:r>
          </w:p>
          <w:p w:rsidR="00000000" w:rsidDel="00000000" w:rsidP="00000000" w:rsidRDefault="00000000" w:rsidRPr="00000000" w14:paraId="000000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7"/>
              </w:tabs>
              <w:spacing w:after="0" w:before="0" w:line="265"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 you have a disability as defined by the UN convention on Rights of Disabled People, or if completing this application for the lead applicant, do they have a disability as defined above?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 lead at the institution / organisation if you are completing this question on their behalf or alternatively use the "Collaborator" function to allow them to complete this question themselves.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09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or any of the project team based at your institution, require any access adjustments or have any additional support or learning needs you would like to inform us of?</w:t>
            </w:r>
          </w:p>
          <w:p w:rsidR="00000000" w:rsidDel="00000000" w:rsidP="00000000" w:rsidRDefault="00000000" w:rsidRPr="00000000" w14:paraId="0000008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9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0" w:line="253"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9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1f1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cover the entire lifetime of the project including the project delivery, project activities and project reporting phases.</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397"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provide details on specific requests for any support, access arrangements, or accommodation, and any indicative costs associated with the adjustments. These will be considered on a case-by-case basis and dependent on the funding available. These costs are not expected to be met from your grant.</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any support, access arrangements, or adjustments that participants might need to fully take part in project activities and reporting.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should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name individuals; you can describe the type of support required in general terms (for example, wheelchair access, sign language interpretation, or additional time for reporting).</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email address of lead applicant</w:t>
            </w:r>
          </w:p>
        </w:tc>
        <w:tc>
          <w:tcPr>
            <w:shd w:fill="f4f4f4"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a telephone number that the lead contact can be reached on</w:t>
            </w:r>
          </w:p>
        </w:tc>
        <w:tc>
          <w:tcPr>
            <w:shd w:fill="f4f4f4"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Most communication will be done via email but occasionally when time is of the essence we may need to speak/text the lead contact</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profile of lead applicant (optional)</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9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institution address</w:t>
            </w:r>
          </w:p>
        </w:tc>
        <w:tc>
          <w:tcPr>
            <w:shd w:fill="f4f4f4"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legal and compliance services please provide your full legal address.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12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is the address which will be included on your Grant Agreement should you be successful and is normally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Registered Office Address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of your institution on the Companies House Register.</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institution</w:t>
            </w:r>
          </w:p>
        </w:tc>
        <w:tc>
          <w:tcPr>
            <w:shd w:fill="f4f4f4"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is your institution best categorised</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25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Deputy</w:t>
            </w:r>
          </w:p>
        </w:tc>
        <w:tc>
          <w:tcPr>
            <w:shd w:fill="f4f4f4"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26"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 who can deputise for the Lead Person if they are unable to lead the collaboration for any reason</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Deputy - current position</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Deputy - email address</w:t>
            </w:r>
          </w:p>
        </w:tc>
        <w:tc>
          <w:tcPr>
            <w:shd w:fill="f4f4f4"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Head of Department</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ind w:left="144" w:firstLine="0"/>
        <w:rPr/>
      </w:pPr>
      <w:r w:rsidDel="00000000" w:rsidR="00000000" w:rsidRPr="00000000">
        <w:rPr>
          <w:rtl w:val="0"/>
        </w:rPr>
        <w:t xml:space="preserve">For Higher Education Institutions/Providers only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Pro-Vice Chancellor, Dean or equivalent with 'International' responsibilities within your institution/faculty</w:t>
            </w:r>
          </w:p>
        </w:tc>
        <w:tc>
          <w:tcPr>
            <w:shd w:fill="f1f1f1"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name and role e.g. Professor John Smith, PVC International or Dr Jane Smith, Dean International etc.</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spacing w:before="0" w:lineRule="auto"/>
        <w:ind w:left="144" w:right="0" w:firstLine="0"/>
        <w:jc w:val="left"/>
        <w:rPr>
          <w:b w:val="1"/>
          <w:bCs w:val="1"/>
          <w:sz w:val="22"/>
          <w:szCs w:val="22"/>
        </w:rPr>
      </w:pPr>
      <w:r w:rsidDel="00000000" w:rsidR="00000000" w:rsidRPr="00000000">
        <w:rPr>
          <w:b w:val="1"/>
          <w:bCs w:val="1"/>
          <w:sz w:val="22"/>
          <w:szCs w:val="22"/>
          <w:rtl w:val="0"/>
        </w:rPr>
        <w:t xml:space="preserve">For Higher Education Institutions/Providers only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7"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Vice Chancellor, Principal, Rector or equivalent at your institution</w:t>
            </w:r>
          </w:p>
        </w:tc>
        <w:tc>
          <w:tcPr>
            <w:shd w:fill="f1f1f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the name and role e.g. Sir John Smith, Vice Chancellor or Professor Dame Jane Smith, Principal etc.</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1" name=""/>
                <a:graphic>
                  <a:graphicData uri="http://schemas.microsoft.com/office/word/2010/wordprocessingShape">
                    <wps:wsp>
                      <wps:cNvSpPr/>
                      <wps:cNvPr id="25" name="Shape 25"/>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Partnering Institution(s) Details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1"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1019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9965"/>
        <w:gridCol w:w="113"/>
        <w:tblGridChange w:id="0">
          <w:tblGrid>
            <w:gridCol w:w="113"/>
            <w:gridCol w:w="9965"/>
            <w:gridCol w:w="113"/>
          </w:tblGrid>
        </w:tblGridChange>
      </w:tblGrid>
      <w:tr>
        <w:trPr>
          <w:cantSplit w:val="0"/>
          <w:trHeight w:val="1878" w:hRule="atLeast"/>
          <w:tblHeader w:val="0"/>
        </w:trPr>
        <w:tc>
          <w:tcPr>
            <w:tcBorders>
              <w:bottom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shd w:fill="52f385"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Contracted Partners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institutions or organisations that are formally part of the funded partnership, named in the grant agreement, and eligible to receive and manage grant funds. Contracted partners are accountable for delivery, reporting, and compliance with all grant requirements.</w:t>
            </w:r>
          </w:p>
        </w:tc>
        <w:tc>
          <w:tcPr>
            <w:tcBorders>
              <w:bottom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77" w:hRule="atLeast"/>
          <w:tblHeader w:val="0"/>
        </w:trPr>
        <w:tc>
          <w:tcPr>
            <w:tcBorders>
              <w:top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66eaff"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07" w:right="14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strongly recommend that you use the "Collaborator" function (see the '</w:t>
            </w:r>
            <w:r w:rsidDel="00000000" w:rsidR="00000000" w:rsidRPr="00000000">
              <w:rPr>
                <w:rFonts w:ascii="Apple SD Gothic Neo Light" w:cs="Apple SD Gothic Neo Light" w:eastAsia="Apple SD Gothic Neo Light" w:hAnsi="Apple SD Gothic Neo Ligh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 at the top right hand side of the screen) - to allow your partner(s) to add their own details.</w:t>
            </w:r>
          </w:p>
        </w:tc>
        <w:tc>
          <w:tcPr>
            <w:tcBorders>
              <w:top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111"/>
        <w:gridCol w:w="4868"/>
        <w:gridCol w:w="115"/>
        <w:tblGridChange w:id="0">
          <w:tblGrid>
            <w:gridCol w:w="5096"/>
            <w:gridCol w:w="111"/>
            <w:gridCol w:w="4868"/>
            <w:gridCol w:w="115"/>
          </w:tblGrid>
        </w:tblGridChange>
      </w:tblGrid>
      <w:tr>
        <w:trPr>
          <w:cantSplit w:val="0"/>
          <w:trHeight w:val="2776"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contracted partners will be involved in the delivery of this project?</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8" w:val="single"/>
            </w:tcBorders>
            <w:shd w:fill="ed000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Please 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only add institutions or organisations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of how many colleagues are involved in the proposal. For each institution or organisation include details for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there who will lead for the partner.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50291</wp:posOffset>
                      </wp:positionH>
                      <wp:positionV relativeFrom="paragraph">
                        <wp:posOffset>1242</wp:posOffset>
                      </wp:positionV>
                      <wp:extent cx="2990850" cy="1682750"/>
                      <wp:effectExtent b="0" l="0" r="0" t="0"/>
                      <wp:wrapNone/>
                      <wp:docPr id="67" name=""/>
                      <a:graphic>
                        <a:graphicData uri="http://schemas.microsoft.com/office/word/2010/wordprocessingGroup">
                          <wpg:wgp>
                            <wpg:cNvGrpSpPr/>
                            <wpg:grpSpPr>
                              <a:xfrm>
                                <a:off x="3850575" y="2938625"/>
                                <a:ext cx="2990850" cy="1682750"/>
                                <a:chOff x="3850575" y="2938625"/>
                                <a:chExt cx="2990850" cy="1682750"/>
                              </a:xfrm>
                            </wpg:grpSpPr>
                            <wpg:grpSp>
                              <wpg:cNvGrpSpPr/>
                              <wpg:grpSpPr>
                                <a:xfrm>
                                  <a:off x="3850575" y="2938625"/>
                                  <a:ext cx="2990850" cy="1682750"/>
                                  <a:chOff x="0" y="0"/>
                                  <a:chExt cx="2990850" cy="1682750"/>
                                </a:xfrm>
                              </wpg:grpSpPr>
                              <wps:wsp>
                                <wps:cNvSpPr/>
                                <wps:cNvPr id="22" name="Shape 22"/>
                                <wps:spPr>
                                  <a:xfrm>
                                    <a:off x="0" y="0"/>
                                    <a:ext cx="2990850" cy="168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2990850" cy="1682750"/>
                                  </a:xfrm>
                                  <a:custGeom>
                                    <a:rect b="b" l="l" r="r" t="t"/>
                                    <a:pathLst>
                                      <a:path extrusionOk="0" h="1682750" w="2990850">
                                        <a:moveTo>
                                          <a:pt x="2990723" y="0"/>
                                        </a:moveTo>
                                        <a:lnTo>
                                          <a:pt x="0" y="0"/>
                                        </a:lnTo>
                                        <a:lnTo>
                                          <a:pt x="0" y="160020"/>
                                        </a:lnTo>
                                        <a:lnTo>
                                          <a:pt x="0" y="321576"/>
                                        </a:lnTo>
                                        <a:lnTo>
                                          <a:pt x="0" y="1682750"/>
                                        </a:lnTo>
                                        <a:lnTo>
                                          <a:pt x="2990723" y="1682750"/>
                                        </a:lnTo>
                                        <a:lnTo>
                                          <a:pt x="2990723" y="160020"/>
                                        </a:lnTo>
                                        <a:lnTo>
                                          <a:pt x="2990723" y="0"/>
                                        </a:lnTo>
                                        <a:close/>
                                      </a:path>
                                    </a:pathLst>
                                  </a:custGeom>
                                  <a:solidFill>
                                    <a:srgbClr val="ED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50291</wp:posOffset>
                      </wp:positionH>
                      <wp:positionV relativeFrom="paragraph">
                        <wp:posOffset>1242</wp:posOffset>
                      </wp:positionV>
                      <wp:extent cx="2990850" cy="1682750"/>
                      <wp:effectExtent b="0" l="0" r="0" t="0"/>
                      <wp:wrapNone/>
                      <wp:docPr id="67" name="image71.png"/>
                      <a:graphic>
                        <a:graphicData uri="http://schemas.openxmlformats.org/drawingml/2006/picture">
                          <pic:pic>
                            <pic:nvPicPr>
                              <pic:cNvPr id="0" name="image71.png"/>
                              <pic:cNvPicPr preferRelativeResize="0"/>
                            </pic:nvPicPr>
                            <pic:blipFill>
                              <a:blip r:embed="rId11"/>
                              <a:srcRect/>
                              <a:stretch>
                                <a:fillRect/>
                              </a:stretch>
                            </pic:blipFill>
                            <pic:spPr>
                              <a:xfrm>
                                <a:off x="0" y="0"/>
                                <a:ext cx="2990850" cy="1682750"/>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1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 for every contracted partner you list you will need to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provide a letter of</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support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headed paper from that institution or organisation.</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country is your partner based in?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645799148"/>
                <w:tag w:val="goog_rdk_1"/>
              </w:sdtPr>
              <w:sdtContent>
                <w:ins w:author="Vanessa Battestin" w:id="0" w:date="2026-06-09T12:05:30Z"/>
                <w:sdt>
                  <w:sdtPr>
                    <w:id w:val="1333913867"/>
                    <w:tag w:val="goog_rdk_2"/>
                  </w:sdtPr>
                  <w:sdtContent>
                    <w:ins w:author="Vanessa Battestin" w:id="0" w:date="2026-06-09T12:05:30Z">
                      <w:r w:rsidDel="00000000" w:rsidR="00000000" w:rsidRPr="00000000">
                        <w:rPr>
                          <w:rFonts w:ascii="Times New Roman" w:cs="Times New Roman" w:eastAsia="Times New Roman" w:hAnsi="Times New Roman"/>
                          <w:rtl w:val="0"/>
                          <w:rPrChange w:author="Vanessa Battestin" w:id="1" w:date="2026-06-09T12:05:30Z">
                            <w:rPr>
                              <w:rFonts w:ascii="Arial" w:cs="Arial" w:eastAsia="Arial" w:hAnsi="Arial"/>
                              <w:b w:val="0"/>
                              <w:bCs w:val="0"/>
                              <w:i w:val="0"/>
                              <w:iCs w:val="0"/>
                              <w:smallCaps w:val="0"/>
                              <w:strike w:val="0"/>
                              <w:color w:val="000000"/>
                              <w:sz w:val="22"/>
                              <w:szCs w:val="22"/>
                              <w:u w:val="none"/>
                              <w:shd w:fill="auto" w:val="clear"/>
                              <w:vertAlign w:val="baseline"/>
                            </w:rPr>
                          </w:rPrChange>
                        </w:rPr>
                        <w:t xml:space="preserve">Brazil</w:t>
                      </w:r>
                    </w:ins>
                  </w:sdtContent>
                </w:sdt>
                <w:ins w:author="Vanessa Battestin" w:id="0" w:date="2026-06-09T12:05:30Z"/>
              </w:sdtContent>
            </w:sdt>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1"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name of institution or organisation</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880448694"/>
                <w:tag w:val="goog_rdk_4"/>
              </w:sdtPr>
              <w:sdtContent>
                <w:ins w:author="Vanessa Battestin" w:id="2" w:date="2026-06-09T12:05:40Z"/>
                <w:sdt>
                  <w:sdtPr>
                    <w:id w:val="357304963"/>
                    <w:tag w:val="goog_rdk_5"/>
                  </w:sdtPr>
                  <w:sdtContent>
                    <w:ins w:author="Vanessa Battestin" w:id="2" w:date="2026-06-09T12:05:40Z">
                      <w:r w:rsidDel="00000000" w:rsidR="00000000" w:rsidRPr="00000000">
                        <w:rPr>
                          <w:rFonts w:ascii="Times New Roman" w:cs="Times New Roman" w:eastAsia="Times New Roman" w:hAnsi="Times New Roman"/>
                          <w:rtl w:val="0"/>
                          <w:rPrChange w:author="Vanessa Battestin" w:id="3" w:date="2026-06-09T12:05:40Z">
                            <w:rPr>
                              <w:rFonts w:ascii="Arial" w:cs="Arial" w:eastAsia="Arial" w:hAnsi="Arial"/>
                              <w:b w:val="0"/>
                              <w:bCs w:val="0"/>
                              <w:i w:val="0"/>
                              <w:iCs w:val="0"/>
                              <w:smallCaps w:val="0"/>
                              <w:strike w:val="0"/>
                              <w:color w:val="000000"/>
                              <w:sz w:val="22"/>
                              <w:szCs w:val="22"/>
                              <w:u w:val="none"/>
                              <w:shd w:fill="auto" w:val="clear"/>
                              <w:vertAlign w:val="baseline"/>
                            </w:rPr>
                          </w:rPrChange>
                        </w:rPr>
                        <w:t xml:space="preserve">Federal Institute of Espírito Santo (IFES)</w:t>
                      </w:r>
                    </w:ins>
                  </w:sdtContent>
                </w:sdt>
                <w:ins w:author="Vanessa Battestin" w:id="2" w:date="2026-06-09T12:05:40Z"/>
              </w:sdtContent>
            </w:sdt>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the institution or organisation categorised</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70119923"/>
                <w:tag w:val="goog_rdk_7"/>
              </w:sdtPr>
              <w:sdtContent>
                <w:ins w:author="Vanessa Battestin" w:id="4" w:date="2026-06-09T12:05:56Z"/>
                <w:sdt>
                  <w:sdtPr>
                    <w:id w:val="-161467175"/>
                    <w:tag w:val="goog_rdk_8"/>
                  </w:sdtPr>
                  <w:sdtContent>
                    <w:ins w:author="Vanessa Battestin" w:id="4" w:date="2026-06-09T12:05:56Z">
                      <w:r w:rsidDel="00000000" w:rsidR="00000000" w:rsidRPr="00000000">
                        <w:rPr>
                          <w:rFonts w:ascii="Times New Roman" w:cs="Times New Roman" w:eastAsia="Times New Roman" w:hAnsi="Times New Roman"/>
                          <w:rtl w:val="0"/>
                          <w:rPrChange w:author="Vanessa Battestin" w:id="5" w:date="2026-06-09T12:05:56Z">
                            <w:rPr>
                              <w:rFonts w:ascii="Arial" w:cs="Arial" w:eastAsia="Arial" w:hAnsi="Arial"/>
                              <w:b w:val="0"/>
                              <w:bCs w:val="0"/>
                              <w:i w:val="0"/>
                              <w:iCs w:val="0"/>
                              <w:smallCaps w:val="0"/>
                              <w:strike w:val="0"/>
                              <w:color w:val="000000"/>
                              <w:sz w:val="22"/>
                              <w:szCs w:val="22"/>
                              <w:u w:val="none"/>
                              <w:shd w:fill="auto" w:val="clear"/>
                              <w:vertAlign w:val="baseline"/>
                            </w:rPr>
                          </w:rPrChange>
                        </w:rPr>
                        <w:t xml:space="preserve">Institution of higher, primary and professional education</w:t>
                      </w:r>
                    </w:ins>
                  </w:sdtContent>
                </w:sdt>
                <w:ins w:author="Vanessa Battestin" w:id="4" w:date="2026-06-09T12:05:56Z"/>
              </w:sdtContent>
            </w:sdt>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the lead</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098661052"/>
                <w:tag w:val="goog_rdk_10"/>
              </w:sdtPr>
              <w:sdtContent>
                <w:ins w:author="Vanessa Battestin" w:id="6" w:date="2026-06-09T12:06:05Z"/>
                <w:sdt>
                  <w:sdtPr>
                    <w:id w:val="1038097828"/>
                    <w:tag w:val="goog_rdk_11"/>
                  </w:sdtPr>
                  <w:sdtContent>
                    <w:ins w:author="Vanessa Battestin" w:id="6" w:date="2026-06-09T12:06:05Z">
                      <w:r w:rsidDel="00000000" w:rsidR="00000000" w:rsidRPr="00000000">
                        <w:rPr>
                          <w:rFonts w:ascii="Times New Roman" w:cs="Times New Roman" w:eastAsia="Times New Roman" w:hAnsi="Times New Roman"/>
                          <w:rtl w:val="0"/>
                          <w:rPrChange w:author="Vanessa Battestin" w:id="7" w:date="2026-06-09T12:06:05Z">
                            <w:rPr>
                              <w:rFonts w:ascii="Arial" w:cs="Arial" w:eastAsia="Arial" w:hAnsi="Arial"/>
                              <w:b w:val="0"/>
                              <w:bCs w:val="0"/>
                              <w:i w:val="0"/>
                              <w:iCs w:val="0"/>
                              <w:smallCaps w:val="0"/>
                              <w:strike w:val="0"/>
                              <w:color w:val="000000"/>
                              <w:sz w:val="22"/>
                              <w:szCs w:val="22"/>
                              <w:u w:val="none"/>
                              <w:shd w:fill="auto" w:val="clear"/>
                              <w:vertAlign w:val="baseline"/>
                            </w:rPr>
                          </w:rPrChange>
                        </w:rPr>
                        <w:t xml:space="preserve">Vanessa Battestin</w:t>
                      </w:r>
                    </w:ins>
                  </w:sdtContent>
                </w:sdt>
                <w:ins w:author="Vanessa Battestin" w:id="6" w:date="2026-06-09T12:06:05Z"/>
              </w:sdtContent>
            </w:sdt>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3"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title of lead</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449499519"/>
                <w:tag w:val="goog_rdk_13"/>
              </w:sdtPr>
              <w:sdtContent>
                <w:ins w:author="Vanessa Battestin" w:id="8" w:date="2026-06-09T12:06:13Z"/>
                <w:sdt>
                  <w:sdtPr>
                    <w:id w:val="338096425"/>
                    <w:tag w:val="goog_rdk_14"/>
                  </w:sdtPr>
                  <w:sdtContent>
                    <w:ins w:author="Vanessa Battestin" w:id="8" w:date="2026-06-09T12:06:13Z">
                      <w:r w:rsidDel="00000000" w:rsidR="00000000" w:rsidRPr="00000000">
                        <w:rPr>
                          <w:rFonts w:ascii="Times New Roman" w:cs="Times New Roman" w:eastAsia="Times New Roman" w:hAnsi="Times New Roman"/>
                          <w:rtl w:val="0"/>
                          <w:rPrChange w:author="Vanessa Battestin" w:id="9" w:date="2026-06-09T12:06:13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Professor</w:t>
                      </w:r>
                    </w:ins>
                  </w:sdtContent>
                </w:sdt>
                <w:ins w:author="Vanessa Battestin" w:id="8" w:date="2026-06-09T12:06:13Z"/>
              </w:sdtContent>
            </w:sdt>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8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email address</w:t>
            </w:r>
          </w:p>
        </w:tc>
        <w:tc>
          <w:tcPr>
            <w:shd w:fill="f4f4f4" w:val="clear"/>
          </w:tcPr>
          <w:sdt>
            <w:sdtPr>
              <w:id w:val="313285184"/>
              <w:tag w:val="goog_rdk_16"/>
            </w:sdtPr>
            <w:sdtContent>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ns w:author="Vanessa Battestin" w:id="10" w:date="2026-06-09T12:06:30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 possible try to avoid using generic non-work related personal email addresses such as Gmail, Outlook, Yahoo etc.</w:t>
                </w:r>
                <w:sdt>
                  <w:sdtPr>
                    <w:id w:val="157551582"/>
                    <w:tag w:val="goog_rdk_15"/>
                  </w:sdtPr>
                  <w:sdtContent>
                    <w:ins w:author="Vanessa Battestin" w:id="10" w:date="2026-06-09T12:06:30Z">
                      <w:r w:rsidDel="00000000" w:rsidR="00000000" w:rsidRPr="00000000">
                        <w:rPr>
                          <w:rtl w:val="0"/>
                        </w:rPr>
                      </w:r>
                    </w:ins>
                  </w:sdtContent>
                </w:sdt>
              </w:p>
            </w:sdtContent>
          </w:sdt>
          <w:sdt>
            <w:sdtPr>
              <w:id w:val="760941878"/>
              <w:tag w:val="goog_rdk_19"/>
            </w:sdtPr>
            <w:sdtContent>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ns w:author="Vanessa Battestin" w:id="10" w:date="2026-06-09T12:06:30Z"/>
                    <w:i w:val="1"/>
                    <w:iCs w:val="1"/>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265864527"/>
                    <w:tag w:val="goog_rdk_17"/>
                  </w:sdtPr>
                  <w:sdtContent>
                    <w:ins w:author="Vanessa Battestin" w:id="10" w:date="2026-06-09T12:06:30Z"/>
                    <w:sdt>
                      <w:sdtPr>
                        <w:id w:val="-232420313"/>
                        <w:tag w:val="goog_rdk_18"/>
                      </w:sdtPr>
                      <w:sdtContent>
                        <w:ins w:author="Vanessa Battestin" w:id="10" w:date="2026-06-09T12:06:30Z">
                          <w:r w:rsidDel="00000000" w:rsidR="00000000" w:rsidRPr="00000000">
                            <w:rPr>
                              <w:rtl w:val="0"/>
                            </w:rPr>
                          </w:r>
                        </w:ins>
                      </w:sdtContent>
                    </w:sdt>
                    <w:ins w:author="Vanessa Battestin" w:id="10" w:date="2026-06-09T12:06:30Z"/>
                  </w:sdtContent>
                </w:sdt>
              </w:p>
            </w:sdtContent>
          </w:sdt>
          <w:sdt>
            <w:sdtPr>
              <w:id w:val="1394666369"/>
              <w:tag w:val="goog_rdk_23"/>
            </w:sdtPr>
            <w:sdtConten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i w:val="1"/>
                    <w:iCs w:val="1"/>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2061344797"/>
                    <w:tag w:val="goog_rdk_20"/>
                  </w:sdtPr>
                  <w:sdtContent>
                    <w:ins w:author="Vanessa Battestin" w:id="10" w:date="2026-06-09T12:06:30Z"/>
                    <w:sdt>
                      <w:sdtPr>
                        <w:id w:val="-207726908"/>
                        <w:tag w:val="goog_rdk_21"/>
                      </w:sdtPr>
                      <w:sdtContent>
                        <w:ins w:author="Vanessa Battestin" w:id="10" w:date="2026-06-09T12:06:30Z">
                          <w:r w:rsidDel="00000000" w:rsidR="00000000" w:rsidRPr="00000000">
                            <w:rPr>
                              <w:i w:val="1"/>
                              <w:iCs w:val="1"/>
                              <w:rtl w:val="0"/>
                              <w:rPrChange w:author="Vanessa Battestin" w:id="11" w:date="2026-06-09T12:06:30Z">
                                <w:rPr>
                                  <w:rFonts w:ascii="Arial" w:cs="Arial" w:eastAsia="Arial" w:hAnsi="Arial"/>
                                  <w:b w:val="0"/>
                                  <w:bCs w:val="0"/>
                                  <w:i w:val="1"/>
                                  <w:iCs w:val="1"/>
                                  <w:smallCaps w:val="0"/>
                                  <w:strike w:val="0"/>
                                  <w:color w:val="000000"/>
                                  <w:sz w:val="22"/>
                                  <w:szCs w:val="22"/>
                                  <w:u w:val="none"/>
                                  <w:shd w:fill="auto" w:val="clear"/>
                                  <w:vertAlign w:val="baseline"/>
                                </w:rPr>
                              </w:rPrChange>
                            </w:rPr>
                            <w:t xml:space="preserve">vanessa@ifes.edu.br</w:t>
                          </w:r>
                        </w:ins>
                      </w:sdtContent>
                    </w:sdt>
                    <w:ins w:author="Vanessa Battestin" w:id="10" w:date="2026-06-09T12:06:30Z"/>
                  </w:sdtContent>
                </w:sdt>
                <w:sdt>
                  <w:sdtPr>
                    <w:id w:val="1007251323"/>
                    <w:tag w:val="goog_rdk_22"/>
                  </w:sdtPr>
                  <w:sdtContent>
                    <w:r w:rsidDel="00000000" w:rsidR="00000000" w:rsidRPr="00000000">
                      <w:rPr>
                        <w:rtl w:val="0"/>
                      </w:rPr>
                    </w:r>
                  </w:sdtContent>
                </w:sdt>
              </w:p>
            </w:sdtContent>
          </w:sdt>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profile (optional)</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686404499"/>
                <w:tag w:val="goog_rdk_25"/>
              </w:sdtPr>
              <w:sdtContent>
                <w:ins w:author="Vanessa Battestin" w:id="12" w:date="2026-06-09T12:06:41Z"/>
                <w:sdt>
                  <w:sdtPr>
                    <w:id w:val="952299112"/>
                    <w:tag w:val="goog_rdk_26"/>
                  </w:sdtPr>
                  <w:sdtContent>
                    <w:ins w:author="Vanessa Battestin" w:id="12" w:date="2026-06-09T12:06:41Z">
                      <w:r w:rsidDel="00000000" w:rsidR="00000000" w:rsidRPr="00000000">
                        <w:rPr>
                          <w:rFonts w:ascii="Times New Roman" w:cs="Times New Roman" w:eastAsia="Times New Roman" w:hAnsi="Times New Roman"/>
                          <w:rtl w:val="0"/>
                          <w:rPrChange w:author="Vanessa Battestin" w:id="13" w:date="2026-06-09T12:0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https://www.linkedin.com/in/vanessa-battestin-b5a23a14/ </w:t>
                      </w:r>
                    </w:ins>
                  </w:sdtContent>
                </w:sdt>
                <w:ins w:author="Vanessa Battestin" w:id="12" w:date="2026-06-09T12:06:41Z"/>
              </w:sdtContent>
            </w:sdt>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132"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they describe their sex/gender identity?</w:t>
            </w:r>
          </w:p>
        </w:tc>
        <w:tc>
          <w:tcPr>
            <w:shd w:fill="f4f4f4" w:val="clear"/>
          </w:tcPr>
          <w:sdt>
            <w:sdtPr>
              <w:id w:val="-56963231"/>
              <w:tag w:val="goog_rdk_28"/>
            </w:sdtPr>
            <w:sdtContent>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4" w:date="2026-06-09T12:06:50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them if you are completing this question on their behalf or alternatively use the "Collaborator" function to allow them to complete this section themselves.</w:t>
                </w:r>
                <w:sdt>
                  <w:sdtPr>
                    <w:id w:val="162514292"/>
                    <w:tag w:val="goog_rdk_27"/>
                  </w:sdtPr>
                  <w:sdtContent>
                    <w:ins w:author="Vanessa Battestin" w:id="14" w:date="2026-06-09T12:06:50Z">
                      <w:r w:rsidDel="00000000" w:rsidR="00000000" w:rsidRPr="00000000">
                        <w:rPr>
                          <w:rtl w:val="0"/>
                        </w:rPr>
                      </w:r>
                    </w:ins>
                  </w:sdtContent>
                </w:sdt>
              </w:p>
            </w:sdtContent>
          </w:sdt>
          <w:sdt>
            <w:sdtPr>
              <w:id w:val="158944795"/>
              <w:tag w:val="goog_rdk_31"/>
            </w:sdtPr>
            <w:sdtContent>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4" w:date="2026-06-09T12:06:50Z"/>
                    <w:i w:val="1"/>
                    <w:iCs w:val="1"/>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458756487"/>
                    <w:tag w:val="goog_rdk_29"/>
                  </w:sdtPr>
                  <w:sdtContent>
                    <w:ins w:author="Vanessa Battestin" w:id="14" w:date="2026-06-09T12:06:50Z"/>
                    <w:sdt>
                      <w:sdtPr>
                        <w:id w:val="-1129464082"/>
                        <w:tag w:val="goog_rdk_30"/>
                      </w:sdtPr>
                      <w:sdtContent>
                        <w:ins w:author="Vanessa Battestin" w:id="14" w:date="2026-06-09T12:06:50Z">
                          <w:r w:rsidDel="00000000" w:rsidR="00000000" w:rsidRPr="00000000">
                            <w:rPr>
                              <w:rtl w:val="0"/>
                            </w:rPr>
                          </w:r>
                        </w:ins>
                      </w:sdtContent>
                    </w:sdt>
                    <w:ins w:author="Vanessa Battestin" w:id="14" w:date="2026-06-09T12:06:50Z"/>
                  </w:sdtContent>
                </w:sdt>
              </w:p>
            </w:sdtContent>
          </w:sdt>
          <w:sdt>
            <w:sdtPr>
              <w:id w:val="322941385"/>
              <w:tag w:val="goog_rdk_35"/>
            </w:sdtPr>
            <w:sdtContent>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1"/>
                    <w:iCs w:val="1"/>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842515366"/>
                    <w:tag w:val="goog_rdk_32"/>
                  </w:sdtPr>
                  <w:sdtContent>
                    <w:ins w:author="Vanessa Battestin" w:id="14" w:date="2026-06-09T12:06:50Z"/>
                    <w:sdt>
                      <w:sdtPr>
                        <w:id w:val="675319717"/>
                        <w:tag w:val="goog_rdk_33"/>
                      </w:sdtPr>
                      <w:sdtContent>
                        <w:ins w:author="Vanessa Battestin" w:id="14" w:date="2026-06-09T12:06:50Z">
                          <w:r w:rsidDel="00000000" w:rsidR="00000000" w:rsidRPr="00000000">
                            <w:rPr>
                              <w:i w:val="1"/>
                              <w:iCs w:val="1"/>
                              <w:rtl w:val="0"/>
                              <w:rPrChange w:author="Vanessa Battestin" w:id="15" w:date="2026-06-09T12:06:50Z">
                                <w:rPr>
                                  <w:rFonts w:ascii="Arial" w:cs="Arial" w:eastAsia="Arial" w:hAnsi="Arial"/>
                                  <w:b w:val="0"/>
                                  <w:bCs w:val="0"/>
                                  <w:i w:val="1"/>
                                  <w:iCs w:val="1"/>
                                  <w:smallCaps w:val="0"/>
                                  <w:strike w:val="0"/>
                                  <w:color w:val="000000"/>
                                  <w:sz w:val="22"/>
                                  <w:szCs w:val="22"/>
                                  <w:u w:val="none"/>
                                  <w:shd w:fill="auto" w:val="clear"/>
                                  <w:vertAlign w:val="baseline"/>
                                </w:rPr>
                              </w:rPrChange>
                            </w:rPr>
                            <w:t xml:space="preserve">Female</w:t>
                          </w:r>
                        </w:ins>
                      </w:sdtContent>
                    </w:sdt>
                    <w:ins w:author="Vanessa Battestin" w:id="14" w:date="2026-06-09T12:06:50Z"/>
                  </w:sdtContent>
                </w:sdt>
                <w:sdt>
                  <w:sdtPr>
                    <w:id w:val="-1230959124"/>
                    <w:tag w:val="goog_rdk_34"/>
                  </w:sdtPr>
                  <w:sdtContent>
                    <w:r w:rsidDel="00000000" w:rsidR="00000000" w:rsidRPr="00000000">
                      <w:rPr>
                        <w:rtl w:val="0"/>
                      </w:rPr>
                    </w:r>
                  </w:sdtContent>
                </w:sdt>
              </w:p>
            </w:sdtContent>
          </w:sdt>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convention on Rights of Disabled people states persons with disabilities include those who have long -term physical, mental, intellectual or sensory impairments with barriers may hinder their full and effective participation in society on and equal basis with others.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describe themselves as having a disability as defined above?</w:t>
            </w:r>
          </w:p>
          <w:p w:rsidR="00000000" w:rsidDel="00000000" w:rsidP="00000000" w:rsidRDefault="00000000" w:rsidRPr="00000000" w14:paraId="000000F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121" w:line="261.9999999999999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F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F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7"/>
              </w:tabs>
              <w:spacing w:after="0" w:before="0" w:line="265"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4f4f4" w:val="clear"/>
          </w:tcPr>
          <w:sdt>
            <w:sdtPr>
              <w:id w:val="1589448913"/>
              <w:tag w:val="goog_rdk_37"/>
            </w:sdtPr>
            <w:sdtContent>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6" w:date="2026-06-09T12:06:56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check with them if you are completing this question on their behalf or alternatively use the "Collaborator" function to allow them to complete this section themselves.</w:t>
                </w:r>
                <w:sdt>
                  <w:sdtPr>
                    <w:id w:val="-1907061789"/>
                    <w:tag w:val="goog_rdk_36"/>
                  </w:sdtPr>
                  <w:sdtContent>
                    <w:ins w:author="Vanessa Battestin" w:id="16" w:date="2026-06-09T12:06:56Z">
                      <w:r w:rsidDel="00000000" w:rsidR="00000000" w:rsidRPr="00000000">
                        <w:rPr>
                          <w:rtl w:val="0"/>
                        </w:rPr>
                      </w:r>
                    </w:ins>
                  </w:sdtContent>
                </w:sdt>
              </w:p>
            </w:sdtContent>
          </w:sdt>
          <w:sdt>
            <w:sdtPr>
              <w:id w:val="1290376076"/>
              <w:tag w:val="goog_rdk_40"/>
            </w:sdtPr>
            <w:sdtContent>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ns w:author="Vanessa Battestin" w:id="16" w:date="2026-06-09T12:06:56Z"/>
                    <w:i w:val="1"/>
                    <w:iCs w:val="1"/>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637614008"/>
                    <w:tag w:val="goog_rdk_38"/>
                  </w:sdtPr>
                  <w:sdtContent>
                    <w:ins w:author="Vanessa Battestin" w:id="16" w:date="2026-06-09T12:06:56Z"/>
                    <w:sdt>
                      <w:sdtPr>
                        <w:id w:val="-685799343"/>
                        <w:tag w:val="goog_rdk_39"/>
                      </w:sdtPr>
                      <w:sdtContent>
                        <w:ins w:author="Vanessa Battestin" w:id="16" w:date="2026-06-09T12:06:56Z">
                          <w:r w:rsidDel="00000000" w:rsidR="00000000" w:rsidRPr="00000000">
                            <w:rPr>
                              <w:rtl w:val="0"/>
                            </w:rPr>
                          </w:r>
                        </w:ins>
                      </w:sdtContent>
                    </w:sdt>
                    <w:ins w:author="Vanessa Battestin" w:id="16" w:date="2026-06-09T12:06:56Z"/>
                  </w:sdtContent>
                </w:sdt>
              </w:p>
            </w:sdtContent>
          </w:sdt>
          <w:sdt>
            <w:sdtPr>
              <w:id w:val="-241706135"/>
              <w:tag w:val="goog_rdk_44"/>
            </w:sdtPr>
            <w:sdtContent>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1"/>
                    <w:iCs w:val="1"/>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1812932373"/>
                    <w:tag w:val="goog_rdk_41"/>
                  </w:sdtPr>
                  <w:sdtContent>
                    <w:ins w:author="Vanessa Battestin" w:id="16" w:date="2026-06-09T12:06:56Z"/>
                    <w:sdt>
                      <w:sdtPr>
                        <w:id w:val="-1803040942"/>
                        <w:tag w:val="goog_rdk_42"/>
                      </w:sdtPr>
                      <w:sdtContent>
                        <w:ins w:author="Vanessa Battestin" w:id="16" w:date="2026-06-09T12:06:56Z">
                          <w:r w:rsidDel="00000000" w:rsidR="00000000" w:rsidRPr="00000000">
                            <w:rPr>
                              <w:i w:val="1"/>
                              <w:iCs w:val="1"/>
                              <w:rtl w:val="0"/>
                              <w:rPrChange w:author="Vanessa Battestin" w:id="17" w:date="2026-06-09T12:06:56Z">
                                <w:rPr>
                                  <w:rFonts w:ascii="Arial" w:cs="Arial" w:eastAsia="Arial" w:hAnsi="Arial"/>
                                  <w:b w:val="0"/>
                                  <w:bCs w:val="0"/>
                                  <w:i w:val="1"/>
                                  <w:iCs w:val="1"/>
                                  <w:smallCaps w:val="0"/>
                                  <w:strike w:val="0"/>
                                  <w:color w:val="000000"/>
                                  <w:sz w:val="22"/>
                                  <w:szCs w:val="22"/>
                                  <w:u w:val="none"/>
                                  <w:shd w:fill="auto" w:val="clear"/>
                                  <w:vertAlign w:val="baseline"/>
                                </w:rPr>
                              </w:rPrChange>
                            </w:rPr>
                            <w:t xml:space="preserve">No</w:t>
                          </w:r>
                        </w:ins>
                      </w:sdtContent>
                    </w:sdt>
                    <w:ins w:author="Vanessa Battestin" w:id="16" w:date="2026-06-09T12:06:56Z"/>
                  </w:sdtContent>
                </w:sdt>
                <w:sdt>
                  <w:sdtPr>
                    <w:id w:val="-585465133"/>
                    <w:tag w:val="goog_rdk_43"/>
                  </w:sdtPr>
                  <w:sdtContent>
                    <w:r w:rsidDel="00000000" w:rsidR="00000000" w:rsidRPr="00000000">
                      <w:rPr>
                        <w:rtl w:val="0"/>
                      </w:rPr>
                    </w:r>
                  </w:sdtContent>
                </w:sdt>
              </w:p>
            </w:sdtContent>
          </w:sdt>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24"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lead, or any of the project team based at the partner institution, require any access adjustments or have any additional support or learning needs you would like to inform us of?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0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7"/>
              </w:tabs>
              <w:spacing w:after="0" w:before="0" w:line="263.00000000000006" w:lineRule="auto"/>
              <w:ind w:left="827"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shd w:fill="f1f1f1" w:val="clear"/>
          </w:tcPr>
          <w:sdt>
            <w:sdtPr>
              <w:id w:val="-983690777"/>
              <w:tag w:val="goog_rdk_46"/>
            </w:sdtPr>
            <w:sdtContent>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ns w:author="Vanessa Battestin" w:id="18" w:date="2026-06-09T12:07:04Z"/>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cover the entire lifetime of the project including the project delivery, project activities and project reporting phases.</w:t>
                </w:r>
                <w:sdt>
                  <w:sdtPr>
                    <w:id w:val="-1766210699"/>
                    <w:tag w:val="goog_rdk_45"/>
                  </w:sdtPr>
                  <w:sdtContent>
                    <w:ins w:author="Vanessa Battestin" w:id="18" w:date="2026-06-09T12:07:04Z">
                      <w:r w:rsidDel="00000000" w:rsidR="00000000" w:rsidRPr="00000000">
                        <w:rPr>
                          <w:rtl w:val="0"/>
                        </w:rPr>
                      </w:r>
                    </w:ins>
                  </w:sdtContent>
                </w:sdt>
              </w:p>
            </w:sdtContent>
          </w:sdt>
          <w:sdt>
            <w:sdtPr>
              <w:id w:val="-1039382447"/>
              <w:tag w:val="goog_rdk_49"/>
            </w:sdtPr>
            <w:sdtContent>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ns w:author="Vanessa Battestin" w:id="18" w:date="2026-06-09T12:07:04Z"/>
                    <w:i w:val="1"/>
                    <w:iCs w:val="1"/>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54284293"/>
                    <w:tag w:val="goog_rdk_47"/>
                  </w:sdtPr>
                  <w:sdtContent>
                    <w:ins w:author="Vanessa Battestin" w:id="18" w:date="2026-06-09T12:07:04Z"/>
                    <w:sdt>
                      <w:sdtPr>
                        <w:id w:val="754635672"/>
                        <w:tag w:val="goog_rdk_48"/>
                      </w:sdtPr>
                      <w:sdtContent>
                        <w:ins w:author="Vanessa Battestin" w:id="18" w:date="2026-06-09T12:07:04Z">
                          <w:r w:rsidDel="00000000" w:rsidR="00000000" w:rsidRPr="00000000">
                            <w:rPr>
                              <w:rtl w:val="0"/>
                            </w:rPr>
                          </w:r>
                        </w:ins>
                      </w:sdtContent>
                    </w:sdt>
                    <w:ins w:author="Vanessa Battestin" w:id="18" w:date="2026-06-09T12:07:04Z"/>
                  </w:sdtContent>
                </w:sdt>
              </w:p>
            </w:sdtContent>
          </w:sdt>
          <w:sdt>
            <w:sdtPr>
              <w:id w:val="-1827945694"/>
              <w:tag w:val="goog_rdk_53"/>
            </w:sdtPr>
            <w:sdtContent>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i w:val="1"/>
                    <w:iCs w:val="1"/>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pPr>
                <w:sdt>
                  <w:sdtPr>
                    <w:id w:val="2082151439"/>
                    <w:tag w:val="goog_rdk_50"/>
                  </w:sdtPr>
                  <w:sdtContent>
                    <w:ins w:author="Vanessa Battestin" w:id="18" w:date="2026-06-09T12:07:04Z"/>
                    <w:sdt>
                      <w:sdtPr>
                        <w:id w:val="2025493922"/>
                        <w:tag w:val="goog_rdk_51"/>
                      </w:sdtPr>
                      <w:sdtContent>
                        <w:ins w:author="Vanessa Battestin" w:id="18" w:date="2026-06-09T12:07:04Z">
                          <w:r w:rsidDel="00000000" w:rsidR="00000000" w:rsidRPr="00000000">
                            <w:rPr>
                              <w:i w:val="1"/>
                              <w:iCs w:val="1"/>
                              <w:rtl w:val="0"/>
                              <w:rPrChange w:author="Vanessa Battestin" w:id="19" w:date="2026-06-09T12:07:04Z">
                                <w:rPr>
                                  <w:rFonts w:ascii="Arial" w:cs="Arial" w:eastAsia="Arial" w:hAnsi="Arial"/>
                                  <w:b w:val="0"/>
                                  <w:bCs w:val="0"/>
                                  <w:i w:val="1"/>
                                  <w:iCs w:val="1"/>
                                  <w:smallCaps w:val="0"/>
                                  <w:strike w:val="0"/>
                                  <w:color w:val="000000"/>
                                  <w:sz w:val="22"/>
                                  <w:szCs w:val="22"/>
                                  <w:u w:val="none"/>
                                  <w:shd w:fill="auto" w:val="clear"/>
                                  <w:vertAlign w:val="baseline"/>
                                </w:rPr>
                              </w:rPrChange>
                            </w:rPr>
                            <w:t xml:space="preserve">No</w:t>
                          </w:r>
                        </w:ins>
                      </w:sdtContent>
                    </w:sdt>
                    <w:ins w:author="Vanessa Battestin" w:id="18" w:date="2026-06-09T12:07:04Z"/>
                  </w:sdtContent>
                </w:sdt>
                <w:sdt>
                  <w:sdtPr>
                    <w:id w:val="-1770428032"/>
                    <w:tag w:val="goog_rdk_52"/>
                  </w:sdtPr>
                  <w:sdtContent>
                    <w:r w:rsidDel="00000000" w:rsidR="00000000" w:rsidRPr="00000000">
                      <w:rPr>
                        <w:rtl w:val="0"/>
                      </w:rPr>
                    </w:r>
                  </w:sdtContent>
                </w:sdt>
              </w:p>
            </w:sdtContent>
          </w:sdt>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2" name=""/>
                <a:graphic>
                  <a:graphicData uri="http://schemas.microsoft.com/office/word/2010/wordprocessingShape">
                    <wps:wsp>
                      <wps:cNvSpPr/>
                      <wps:cNvPr id="26" name="Shape 26"/>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Associate Partner(s) Details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2"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18" name=""/>
                <a:graphic>
                  <a:graphicData uri="http://schemas.microsoft.com/office/word/2010/wordprocessingShape">
                    <wps:wsp>
                      <wps:cNvSpPr/>
                      <wps:cNvPr id="19" name="Shape 19"/>
                      <wps:spPr>
                        <a:xfrm>
                          <a:off x="2110358" y="3658080"/>
                          <a:ext cx="6471285" cy="243840"/>
                        </a:xfrm>
                        <a:prstGeom prst="rect">
                          <a:avLst/>
                        </a:prstGeom>
                        <a:solidFill>
                          <a:srgbClr val="ED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This section is not mandatory if you do not have additional partners</w:t>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18"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735330"/>
                <wp:effectExtent b="0" l="0" r="0" t="0"/>
                <wp:wrapTopAndBottom distB="0" distT="0"/>
                <wp:docPr id="19" name=""/>
                <a:graphic>
                  <a:graphicData uri="http://schemas.microsoft.com/office/word/2010/wordprocessingShape">
                    <wps:wsp>
                      <wps:cNvSpPr/>
                      <wps:cNvPr id="20" name="Shape 20"/>
                      <wps:spPr>
                        <a:xfrm>
                          <a:off x="2110358" y="3417098"/>
                          <a:ext cx="6471285" cy="725805"/>
                        </a:xfrm>
                        <a:prstGeom prst="rect">
                          <a:avLst/>
                        </a:prstGeom>
                        <a:solidFill>
                          <a:srgbClr val="52F38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Associate Partners</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are institutions or organisations that contribute to the project in a supporting or advisory capacity but are not named in the grant agreement. Associate partners are not accountable for grant delivery and are generally not eligible to receive grant funds (except limited costs such as travel, where specified).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735330"/>
                <wp:effectExtent b="0" l="0" r="0" t="0"/>
                <wp:wrapTopAndBottom distB="0" distT="0"/>
                <wp:docPr id="19"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6480810" cy="735330"/>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67164314"/>
          <w:tag w:val="goog_rdk_54"/>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Partners</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both Overseas and the UK) affiliated with:</w:t>
      </w:r>
    </w:p>
    <w:p w:rsidR="00000000" w:rsidDel="00000000" w:rsidP="00000000" w:rsidRDefault="00000000" w:rsidRPr="00000000" w14:paraId="0000011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19"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Education providers</w:t>
      </w:r>
    </w:p>
    <w:p w:rsidR="00000000" w:rsidDel="00000000" w:rsidP="00000000" w:rsidRDefault="00000000" w:rsidRPr="00000000" w14:paraId="0000011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Not-for-profit research institutions, establishments, and organisations</w:t>
      </w:r>
    </w:p>
    <w:p w:rsidR="00000000" w:rsidDel="00000000" w:rsidP="00000000" w:rsidRDefault="00000000" w:rsidRPr="00000000" w14:paraId="0000011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TVET/FE providers</w:t>
      </w:r>
    </w:p>
    <w:p w:rsidR="00000000" w:rsidDel="00000000" w:rsidP="00000000" w:rsidRDefault="00000000" w:rsidRPr="00000000" w14:paraId="0000011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education organisations/charities/foundations/membership bodies</w:t>
      </w:r>
    </w:p>
    <w:p w:rsidR="00000000" w:rsidDel="00000000" w:rsidP="00000000" w:rsidRDefault="00000000" w:rsidRPr="00000000" w14:paraId="0000011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Not-for-profit organisations, including Non-Governmental Organisations (NGOs)</w:t>
      </w:r>
    </w:p>
    <w:p w:rsidR="00000000" w:rsidDel="00000000" w:rsidP="00000000" w:rsidRDefault="00000000" w:rsidRPr="00000000" w14:paraId="0000011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For-profit/commercial organisations, including small and medium enterprises (SMEs)</w:t>
      </w:r>
    </w:p>
    <w:p w:rsidR="00000000" w:rsidDel="00000000" w:rsidP="00000000" w:rsidRDefault="00000000" w:rsidRPr="00000000" w14:paraId="0000011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 and satellite campuses of UK Higher Education providers</w:t>
      </w:r>
    </w:p>
    <w:p w:rsidR="00000000" w:rsidDel="00000000" w:rsidP="00000000" w:rsidRDefault="00000000" w:rsidRPr="00000000" w14:paraId="0000011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2"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organisations</w:t>
      </w:r>
    </w:p>
    <w:p w:rsidR="00000000" w:rsidDel="00000000" w:rsidP="00000000" w:rsidRDefault="00000000" w:rsidRPr="00000000" w14:paraId="0000011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0" w:line="252.00000000000003"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 organisations and industry bodies</w:t>
      </w:r>
    </w:p>
    <w:p w:rsidR="00000000" w:rsidDel="00000000" w:rsidP="00000000" w:rsidRDefault="00000000" w:rsidRPr="00000000" w14:paraId="0000011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7"/>
        </w:tabs>
        <w:spacing w:after="0" w:before="1" w:line="240" w:lineRule="auto"/>
        <w:ind w:left="857" w:right="0" w:hanging="35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Civil Society Organisations (CSOs) and Social Enterprise organisations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4"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country is your associate partner based</w:t>
            </w:r>
          </w:p>
        </w:tc>
        <w:tc>
          <w:tcPr>
            <w:shd w:fill="f4f4f4"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from drop-down list</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name of the associate Partner?</w:t>
            </w:r>
          </w:p>
        </w:tc>
        <w:tc>
          <w:tcPr>
            <w:shd w:fill="f4f4f4"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full legal name for the Institution, Organisation, Body or Agency etc.</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26"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your associate partner categorised?</w:t>
            </w:r>
          </w:p>
        </w:tc>
        <w:tc>
          <w:tcPr>
            <w:shd w:fill="f4f4f4"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select from the drop-down. You can type part of a word to select the category type.</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72"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lead contact at your associate partner?</w:t>
            </w:r>
          </w:p>
        </w:tc>
        <w:tc>
          <w:tcPr>
            <w:shd w:fill="f4f4f4"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 full name including title</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4"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the gender of the lead at your associate partner?</w:t>
            </w:r>
          </w:p>
        </w:tc>
        <w:tc>
          <w:tcPr>
            <w:shd w:fill="f4f4f4"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with the lead at the institution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 if you are completing this question on their behalf or alternatively use the "Collaborator" function to allow them to complete this section themselves.</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4"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person who will lead on the behalf of the associate partner have a disability as defined on the previous page?</w:t>
            </w:r>
          </w:p>
        </w:tc>
        <w:tc>
          <w:tcPr>
            <w:shd w:fill="f4f4f4"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with the lead at the institution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 if you are completing this question on their behalf or alternatively use the "Collaborator" function to allow them to complete this section themselves.</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408"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their proposed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project and how do they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f4f4f4"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why the Associate Partner is involved and what specific expertise, resources, or networks they bring to the project.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clearly what their role will be — for example, providing technical input, access to local stakeholders, or support with implementation or dissemination.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how their contribution strengthens the project’s outcomes or impact. Be focused and specific about the added value they provide rather than simply describing the organisation</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60" name=""/>
                <a:graphic>
                  <a:graphicData uri="http://schemas.microsoft.com/office/word/2010/wordprocessingShape">
                    <wps:wsp>
                      <wps:cNvSpPr/>
                      <wps:cNvPr id="67" name="Shape 6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Application Statements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60" name="image64.png"/>
                <a:graphic>
                  <a:graphicData uri="http://schemas.openxmlformats.org/drawingml/2006/picture">
                    <pic:pic>
                      <pic:nvPicPr>
                        <pic:cNvPr id="0" name="image64.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contracting and partner institutions involved in this application confirm the following statements.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minimum requirements that must be agreed by every organisation named in the partnership, regardless of size or number.</w:t>
      </w:r>
    </w:p>
    <w:p w:rsidR="00000000" w:rsidDel="00000000" w:rsidP="00000000" w:rsidRDefault="00000000" w:rsidRPr="00000000" w14:paraId="0000013F">
      <w:pPr>
        <w:pStyle w:val="Heading1"/>
        <w:spacing w:before="252" w:lineRule="auto"/>
        <w:ind w:left="144" w:firstLine="0"/>
        <w:rPr>
          <w:b w:val="0"/>
          <w:bCs w:val="0"/>
        </w:rPr>
      </w:pPr>
      <w:r w:rsidDel="00000000" w:rsidR="00000000" w:rsidRPr="00000000">
        <w:rPr>
          <w:rtl w:val="0"/>
        </w:rPr>
        <w:t xml:space="preserve">Agreement to all statements is required in order to submit the application</w:t>
      </w:r>
      <w:r w:rsidDel="00000000" w:rsidR="00000000" w:rsidRPr="00000000">
        <w:rPr>
          <w:b w:val="0"/>
          <w:bCs w:val="0"/>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 If any organisation cannot confirm these statements, the application cannot proceed.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235732</wp:posOffset>
                </wp:positionV>
                <wp:extent cx="6480810" cy="701675"/>
                <wp:effectExtent b="0" l="0" r="0" t="0"/>
                <wp:wrapTopAndBottom distB="0" distT="0"/>
                <wp:docPr id="47" name=""/>
                <a:graphic>
                  <a:graphicData uri="http://schemas.microsoft.com/office/word/2010/wordprocessingShape">
                    <wps:wsp>
                      <wps:cNvSpPr/>
                      <wps:cNvPr id="54" name="Shape 54"/>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Neither the contracting institution(s) nor any partnering institution(s), nor their respective Lead Person(s), are or may be subject to a conflict of interest during the grant award procedure..</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235732</wp:posOffset>
                </wp:positionV>
                <wp:extent cx="6480810" cy="701675"/>
                <wp:effectExtent b="0" l="0" r="0" t="0"/>
                <wp:wrapTopAndBottom distB="0" distT="0"/>
                <wp:docPr id="47"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1170096</wp:posOffset>
                </wp:positionV>
                <wp:extent cx="6480810" cy="540385"/>
                <wp:effectExtent b="0" l="0" r="0" t="0"/>
                <wp:wrapTopAndBottom distB="0" distT="0"/>
                <wp:docPr id="31" name=""/>
                <a:graphic>
                  <a:graphicData uri="http://schemas.microsoft.com/office/word/2010/wordprocessingShape">
                    <wps:wsp>
                      <wps:cNvSpPr/>
                      <wps:cNvPr id="35" name="Shape 35"/>
                      <wps:spPr>
                        <a:xfrm>
                          <a:off x="2110358" y="3514570"/>
                          <a:ext cx="6471285" cy="530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have obtained permission to submit this application on behalf of the partnering institutions.</w:t>
                            </w:r>
                          </w:p>
                          <w:p w:rsidR="00000000" w:rsidDel="00000000" w:rsidP="00000000" w:rsidRDefault="00000000" w:rsidRPr="00000000">
                            <w:pPr>
                              <w:spacing w:after="0" w:before="123.9999961853027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1170096</wp:posOffset>
                </wp:positionV>
                <wp:extent cx="6480810" cy="540385"/>
                <wp:effectExtent b="0" l="0" r="0" t="0"/>
                <wp:wrapTopAndBottom distB="0" distT="0"/>
                <wp:docPr id="31"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6480810" cy="5403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1944288</wp:posOffset>
                </wp:positionV>
                <wp:extent cx="6480810" cy="701675"/>
                <wp:effectExtent b="0" l="0" r="0" t="0"/>
                <wp:wrapTopAndBottom distB="0" distT="0"/>
                <wp:docPr id="61" name=""/>
                <a:graphic>
                  <a:graphicData uri="http://schemas.microsoft.com/office/word/2010/wordprocessingShape">
                    <wps:wsp>
                      <wps:cNvSpPr/>
                      <wps:cNvPr id="68" name="Shape 68"/>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All contracting and partnering institution(s), and their respective Lead Person(s), have the professional resources, competencies, and qualifications necessary to carry out and complete the proposed action.</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1944288</wp:posOffset>
                </wp:positionV>
                <wp:extent cx="6480810" cy="701675"/>
                <wp:effectExtent b="0" l="0" r="0" t="0"/>
                <wp:wrapTopAndBottom distB="0" distT="0"/>
                <wp:docPr id="61"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2878754</wp:posOffset>
                </wp:positionV>
                <wp:extent cx="6480810" cy="701675"/>
                <wp:effectExtent b="0" l="0" r="0" t="0"/>
                <wp:wrapTopAndBottom distB="0" distT="0"/>
                <wp:docPr id="39" name=""/>
                <a:graphic>
                  <a:graphicData uri="http://schemas.microsoft.com/office/word/2010/wordprocessingShape">
                    <wps:wsp>
                      <wps:cNvSpPr/>
                      <wps:cNvPr id="46" name="Shape 46"/>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institution(s) are bankrupt, being wound up, or having their affairs administered by the courts.</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2878754</wp:posOffset>
                </wp:positionV>
                <wp:extent cx="6480810" cy="701675"/>
                <wp:effectExtent b="0" l="0" r="0" t="0"/>
                <wp:wrapTopAndBottom distB="0" distT="0"/>
                <wp:docPr id="39"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3812966</wp:posOffset>
                </wp:positionV>
                <wp:extent cx="6480810" cy="863600"/>
                <wp:effectExtent b="0" l="0" r="0" t="0"/>
                <wp:wrapTopAndBottom distB="0" distT="0"/>
                <wp:docPr id="11" name=""/>
                <a:graphic>
                  <a:graphicData uri="http://schemas.microsoft.com/office/word/2010/wordprocessingShape">
                    <wps:wsp>
                      <wps:cNvSpPr/>
                      <wps:cNvPr id="12" name="Shape 12"/>
                      <wps:spPr>
                        <a:xfrm>
                          <a:off x="2110358" y="3352963"/>
                          <a:ext cx="6471285" cy="8540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institution(s) have entered into an arrangement with creditors or suspended business activities or have any analogous situation arising from a similar procedure provided for by national legislation or regulations.</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3812966</wp:posOffset>
                </wp:positionV>
                <wp:extent cx="6480810" cy="863600"/>
                <wp:effectExtent b="0" l="0" r="0" t="0"/>
                <wp:wrapTopAndBottom distB="0" distT="0"/>
                <wp:docPr id="11"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6480810" cy="8636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4909103</wp:posOffset>
                </wp:positionV>
                <wp:extent cx="6480810" cy="701675"/>
                <wp:effectExtent b="0" l="0" r="0" t="0"/>
                <wp:wrapTopAndBottom distB="0" distT="0"/>
                <wp:docPr id="10" name=""/>
                <a:graphic>
                  <a:graphicData uri="http://schemas.microsoft.com/office/word/2010/wordprocessingShape">
                    <wps:wsp>
                      <wps:cNvSpPr/>
                      <wps:cNvPr id="11" name="Shape 11"/>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Person(s) are guilty of grave professional misconduct proven by any means which the contracting authority can justify.</w:t>
                            </w:r>
                          </w:p>
                          <w:p w:rsidR="00000000" w:rsidDel="00000000" w:rsidP="00000000" w:rsidRDefault="00000000" w:rsidRPr="00000000">
                            <w:pPr>
                              <w:spacing w:after="0" w:before="123.00000190734863"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4909103</wp:posOffset>
                </wp:positionV>
                <wp:extent cx="6480810" cy="701675"/>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5842922</wp:posOffset>
                </wp:positionV>
                <wp:extent cx="6480810" cy="863600"/>
                <wp:effectExtent b="0" l="0" r="0" t="0"/>
                <wp:wrapTopAndBottom distB="0" distT="0"/>
                <wp:docPr id="32" name=""/>
                <a:graphic>
                  <a:graphicData uri="http://schemas.microsoft.com/office/word/2010/wordprocessingShape">
                    <wps:wsp>
                      <wps:cNvSpPr/>
                      <wps:cNvPr id="36" name="Shape 36"/>
                      <wps:spPr>
                        <a:xfrm>
                          <a:off x="2110358" y="3352963"/>
                          <a:ext cx="6471285" cy="8540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16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None of the contracting or partnering Lead Person(s) have been the subject of a judgement which has the force of res judicata for fraud, corruption, involvement in a criminal organisation or any other illegal activity detrimental to the British Council or partner organisations' financial interests.</w:t>
                            </w:r>
                          </w:p>
                          <w:p w:rsidR="00000000" w:rsidDel="00000000" w:rsidP="00000000" w:rsidRDefault="00000000" w:rsidRPr="00000000">
                            <w:pPr>
                              <w:spacing w:after="0" w:before="121.99999809265137" w:line="240"/>
                              <w:ind w:left="663.0000305175781" w:right="0" w:firstLine="462.9999923706054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5842922</wp:posOffset>
                </wp:positionV>
                <wp:extent cx="6480810" cy="863600"/>
                <wp:effectExtent b="0" l="0" r="0" t="0"/>
                <wp:wrapTopAndBottom distB="0" distT="0"/>
                <wp:docPr id="32"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6480810" cy="863600"/>
                        </a:xfrm>
                        <a:prstGeom prst="rect"/>
                        <a:ln/>
                      </pic:spPr>
                    </pic:pic>
                  </a:graphicData>
                </a:graphic>
              </wp:anchor>
            </w:drawing>
          </mc:Fallback>
        </mc:AlternateConten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3703320"/>
                <wp:effectExtent b="0" l="0" r="0" t="0"/>
                <wp:docPr id="66" name=""/>
                <a:graphic>
                  <a:graphicData uri="http://schemas.microsoft.com/office/word/2010/wordprocessingShape">
                    <wps:wsp>
                      <wps:cNvSpPr/>
                      <wps:cNvPr id="73" name="Shape 73"/>
                      <wps:spPr>
                        <a:xfrm>
                          <a:off x="2110358" y="1933103"/>
                          <a:ext cx="6471285" cy="36937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 order to comply with UK government legislation, the British Council may at any point during the application process, carry out searches of relevant third-party screening databases to ensure that neither the applicant institutions nor any of the applicants’ employees, partners, directors, shareholders is listed:</w:t>
                            </w:r>
                          </w:p>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663.0000305175781" w:right="1318.0000305175781"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an individual or entity with whom national or supranational bodies have decreed organisations should not have financial dealings;</w:t>
                            </w:r>
                          </w:p>
                          <w:p w:rsidR="00000000" w:rsidDel="00000000" w:rsidP="00000000" w:rsidRDefault="00000000" w:rsidRPr="00000000">
                            <w:pPr>
                              <w:spacing w:after="0" w:before="15"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wanted by Interpol or any national law enforcement body in connection with crime;</w:t>
                            </w:r>
                          </w:p>
                          <w:p w:rsidR="00000000" w:rsidDel="00000000" w:rsidP="00000000" w:rsidRDefault="00000000" w:rsidRPr="00000000">
                            <w:pPr>
                              <w:spacing w:after="0" w:before="16.00000023841858" w:line="240"/>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subject to regulatory action by a national or international enforcement body;</w:t>
                            </w:r>
                          </w:p>
                          <w:p w:rsidR="00000000" w:rsidDel="00000000" w:rsidP="00000000" w:rsidRDefault="00000000" w:rsidRPr="00000000">
                            <w:pPr>
                              <w:spacing w:after="0" w:before="13.999999761581421" w:line="240"/>
                              <w:ind w:left="663.0000305175781" w:right="49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subject to export, trade or procurement controls or (in the case of an individual) as being disqualified from being a company director; and/or</w:t>
                            </w:r>
                          </w:p>
                          <w:p w:rsidR="00000000" w:rsidDel="00000000" w:rsidP="00000000" w:rsidRDefault="00000000" w:rsidRPr="00000000">
                            <w:pPr>
                              <w:spacing w:after="0" w:before="13.999999761581421" w:line="240"/>
                              <w:ind w:left="663.0000305175781" w:right="99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 being a heightened risk individual or organisation, or (in the case of an individual) a politically exposed person.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If the applicant or any other party is listed in a Screening Database for any of the reasons set out above, the British Council will assess the applicant as ineligible to apply for this grant call.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applicant must provide the British Council with all information reasonably requested by the British Council to complete the screening searches.</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inline>
            </w:drawing>
          </mc:Choice>
          <mc:Fallback>
            <w:drawing>
              <wp:inline distB="0" distT="0" distL="0" distR="0">
                <wp:extent cx="6480810" cy="3703320"/>
                <wp:effectExtent b="0" l="0" r="0" t="0"/>
                <wp:docPr id="66" name="image70.png"/>
                <a:graphic>
                  <a:graphicData uri="http://schemas.openxmlformats.org/drawingml/2006/picture">
                    <pic:pic>
                      <pic:nvPicPr>
                        <pic:cNvPr id="0" name="image70.png"/>
                        <pic:cNvPicPr preferRelativeResize="0"/>
                      </pic:nvPicPr>
                      <pic:blipFill>
                        <a:blip r:embed="rId11"/>
                        <a:srcRect/>
                        <a:stretch>
                          <a:fillRect/>
                        </a:stretch>
                      </pic:blipFill>
                      <pic:spPr>
                        <a:xfrm>
                          <a:off x="0" y="0"/>
                          <a:ext cx="6480810" cy="3703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213665</wp:posOffset>
                </wp:positionV>
                <wp:extent cx="6480810" cy="1462405"/>
                <wp:effectExtent b="0" l="0" r="0" t="0"/>
                <wp:wrapTopAndBottom distB="0" distT="0"/>
                <wp:docPr id="23" name=""/>
                <a:graphic>
                  <a:graphicData uri="http://schemas.microsoft.com/office/word/2010/wordprocessingShape">
                    <wps:wsp>
                      <wps:cNvSpPr/>
                      <wps:cNvPr id="27" name="Shape 27"/>
                      <wps:spPr>
                        <a:xfrm>
                          <a:off x="2110358" y="3053560"/>
                          <a:ext cx="6471285" cy="14528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The British Council supports peace and prosperity by building connections, understanding and trust between people in the UK and countries worldwide. Our granting opportunities are aligned to this mission and reflect it in grant purpose and eligibility criteria. Granting projects which specifically include collaboration with military or security partners will also need to align with this mission. Projects focused on particular fields may preclude any military and security aspects, or aspects which dual-use impacts or outcomes.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confirm this statement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213665</wp:posOffset>
                </wp:positionV>
                <wp:extent cx="6480810" cy="1462405"/>
                <wp:effectExtent b="0" l="0" r="0" t="0"/>
                <wp:wrapTopAndBottom distB="0" distT="0"/>
                <wp:docPr id="23"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6480810" cy="1462405"/>
                        </a:xfrm>
                        <a:prstGeom prst="rect"/>
                        <a:ln/>
                      </pic:spPr>
                    </pic:pic>
                  </a:graphicData>
                </a:graphic>
              </wp:anchor>
            </w:drawing>
          </mc:Fallback>
        </mc:AlternateConten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5" name=""/>
                <a:graphic>
                  <a:graphicData uri="http://schemas.microsoft.com/office/word/2010/wordprocessingShape">
                    <wps:wsp>
                      <wps:cNvSpPr/>
                      <wps:cNvPr id="16" name="Shape 16"/>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1: Partnership Collaboration &amp; Sustainability</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5"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61694"/>
                <wp:effectExtent b="0" l="0" r="0" t="0"/>
                <wp:wrapTopAndBottom distB="0" distT="0"/>
                <wp:docPr id="71" name=""/>
                <a:graphic>
                  <a:graphicData uri="http://schemas.microsoft.com/office/word/2010/wordprocessingShape">
                    <wps:wsp>
                      <wps:cNvSpPr/>
                      <wps:cNvPr id="79" name="Shape 79"/>
                      <wps:spPr>
                        <a:xfrm>
                          <a:off x="2110358" y="3353916"/>
                          <a:ext cx="6471285" cy="852169"/>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 this partnership building on a previous or active collaboration between the partners?</w:t>
                            </w:r>
                          </w:p>
                          <w:p w:rsidR="00000000" w:rsidDel="00000000" w:rsidP="00000000" w:rsidRDefault="00000000" w:rsidRPr="00000000">
                            <w:pPr>
                              <w:spacing w:after="0" w:before="121.00000381469727" w:line="262.00000762939453"/>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 this is a new partnership</w:t>
                            </w:r>
                          </w:p>
                          <w:p w:rsidR="00000000" w:rsidDel="00000000" w:rsidP="00000000" w:rsidRDefault="00000000" w:rsidRPr="00000000">
                            <w:pPr>
                              <w:spacing w:after="0" w:before="0" w:line="253.00000190734863"/>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 we are currently collaborating</w:t>
                            </w:r>
                          </w:p>
                          <w:p w:rsidR="00000000" w:rsidDel="00000000" w:rsidP="00000000" w:rsidRDefault="00000000" w:rsidRPr="00000000">
                            <w:pPr>
                              <w:spacing w:after="0" w:before="0" w:line="262.99999237060547"/>
                              <w:ind w:left="663.0000305175781" w:right="0"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 we have collaborated previously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861694"/>
                <wp:effectExtent b="0" l="0" r="0" t="0"/>
                <wp:wrapTopAndBottom distB="0" distT="0"/>
                <wp:docPr id="71" name="image75.png"/>
                <a:graphic>
                  <a:graphicData uri="http://schemas.openxmlformats.org/drawingml/2006/picture">
                    <pic:pic>
                      <pic:nvPicPr>
                        <pic:cNvPr id="0" name="image75.png"/>
                        <pic:cNvPicPr preferRelativeResize="0"/>
                      </pic:nvPicPr>
                      <pic:blipFill>
                        <a:blip r:embed="rId11"/>
                        <a:srcRect/>
                        <a:stretch>
                          <a:fillRect/>
                        </a:stretch>
                      </pic:blipFill>
                      <pic:spPr>
                        <a:xfrm>
                          <a:off x="0" y="0"/>
                          <a:ext cx="6480810" cy="861694"/>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replied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no prior collaboration has taken place, how have the teams come to know one another?</w:t>
            </w:r>
          </w:p>
          <w:p w:rsidR="00000000" w:rsidDel="00000000" w:rsidP="00000000" w:rsidRDefault="00000000" w:rsidRPr="00000000" w14:paraId="0000015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120" w:line="261.9999999999999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advice</w:t>
            </w:r>
          </w:p>
          <w:p w:rsidR="00000000" w:rsidDel="00000000" w:rsidP="00000000" w:rsidRDefault="00000000" w:rsidRPr="00000000" w14:paraId="0000015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0" w:line="253"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Organic network of team members</w:t>
            </w:r>
          </w:p>
          <w:p w:rsidR="00000000" w:rsidDel="00000000" w:rsidP="00000000" w:rsidRDefault="00000000" w:rsidRPr="00000000" w14:paraId="0000015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 w:val="left" w:leader="none" w:pos="468"/>
              </w:tabs>
              <w:spacing w:after="0" w:before="4" w:line="223" w:lineRule="auto"/>
              <w:ind w:left="468" w:right="1191" w:hanging="3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Tangential collaboration within own department</w:t>
            </w:r>
          </w:p>
          <w:p w:rsidR="00000000" w:rsidDel="00000000" w:rsidP="00000000" w:rsidRDefault="00000000" w:rsidRPr="00000000" w14:paraId="0000015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3"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Tangential collaboration within institution</w:t>
            </w:r>
          </w:p>
          <w:p w:rsidR="00000000" w:rsidDel="00000000" w:rsidP="00000000" w:rsidRDefault="00000000" w:rsidRPr="00000000" w14:paraId="0000015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(briefly explain below)</w:t>
            </w:r>
          </w:p>
        </w:tc>
        <w:tc>
          <w:tcPr>
            <w:shd w:fill="f1f1f1"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you replied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yes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the previous question and you received British Council funding for this partnership, please give details</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234887</wp:posOffset>
                </wp:positionV>
                <wp:extent cx="6480810" cy="1023619"/>
                <wp:effectExtent b="0" l="0" r="0" t="0"/>
                <wp:wrapTopAndBottom distB="0" distT="0"/>
                <wp:docPr id="29" name=""/>
                <a:graphic>
                  <a:graphicData uri="http://schemas.microsoft.com/office/word/2010/wordprocessingShape">
                    <wps:wsp>
                      <wps:cNvSpPr/>
                      <wps:cNvPr id="33" name="Shape 33"/>
                      <wps:spPr>
                        <a:xfrm>
                          <a:off x="2110358" y="3272953"/>
                          <a:ext cx="6471285" cy="101409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will Partner Institutions sustain connections established during this project life cycle after the end date?</w:t>
                            </w:r>
                          </w:p>
                          <w:p w:rsidR="00000000" w:rsidDel="00000000" w:rsidP="00000000" w:rsidRDefault="00000000" w:rsidRPr="00000000">
                            <w:pPr>
                              <w:spacing w:after="0" w:before="118.99999618530273"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Organically/informally (i.e., the team will need to review outputs first but will keep in touch at least)</w:t>
                            </w:r>
                          </w:p>
                          <w:p w:rsidR="00000000" w:rsidDel="00000000" w:rsidP="00000000" w:rsidRDefault="00000000" w:rsidRPr="00000000">
                            <w:pPr>
                              <w:spacing w:after="0" w:before="4.000000059604645" w:line="222.9999876022339"/>
                              <w:ind w:left="302.00000762939453" w:right="143.00000190734863" w:firstLine="101.9999980926513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This is part of a wider research project, so it will evolve to next stage (funding is in place or funding to be determined)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234887</wp:posOffset>
                </wp:positionV>
                <wp:extent cx="6480810" cy="1023619"/>
                <wp:effectExtent b="0" l="0" r="0" t="0"/>
                <wp:wrapTopAndBottom distB="0" distT="0"/>
                <wp:docPr id="29"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6480810" cy="102361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1492441</wp:posOffset>
                </wp:positionV>
                <wp:extent cx="6480810" cy="1598295"/>
                <wp:effectExtent b="0" l="0" r="0" t="0"/>
                <wp:wrapTopAndBottom distB="0" distT="0"/>
                <wp:docPr id="59" name=""/>
                <a:graphic>
                  <a:graphicData uri="http://schemas.microsoft.com/office/word/2010/wordprocessingShape">
                    <wps:wsp>
                      <wps:cNvSpPr/>
                      <wps:cNvPr id="66" name="Shape 66"/>
                      <wps:spPr>
                        <a:xfrm>
                          <a:off x="2110358" y="2985615"/>
                          <a:ext cx="6471285" cy="15887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will Teams Involved sustain connections established during this project life cycle after the end date?</w:t>
                            </w:r>
                          </w:p>
                          <w:p w:rsidR="00000000" w:rsidDel="00000000" w:rsidP="00000000" w:rsidRDefault="00000000" w:rsidRPr="00000000">
                            <w:pPr>
                              <w:spacing w:after="0" w:before="120"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departments will set up comms to keep channels open for research collaborations</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Mobility of staff/students will be encouraged.</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Active research/work (funding in place)</w:t>
                            </w:r>
                          </w:p>
                          <w:p w:rsidR="00000000" w:rsidDel="00000000" w:rsidP="00000000" w:rsidRDefault="00000000" w:rsidRPr="00000000">
                            <w:pPr>
                              <w:spacing w:after="0" w:before="121.99999809265137"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Active research/work (funding to be determined)</w:t>
                            </w:r>
                          </w:p>
                          <w:p w:rsidR="00000000" w:rsidDel="00000000" w:rsidP="00000000" w:rsidRDefault="00000000" w:rsidRPr="00000000">
                            <w:pPr>
                              <w:spacing w:after="0" w:before="118.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Regulatory: Memorandum of Understanding, processes, systems to be develop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1492441</wp:posOffset>
                </wp:positionV>
                <wp:extent cx="6480810" cy="1598295"/>
                <wp:effectExtent b="0" l="0" r="0" t="0"/>
                <wp:wrapTopAndBottom distB="0" distT="0"/>
                <wp:docPr id="59" name="image63.png"/>
                <a:graphic>
                  <a:graphicData uri="http://schemas.openxmlformats.org/drawingml/2006/picture">
                    <pic:pic>
                      <pic:nvPicPr>
                        <pic:cNvPr id="0" name="image63.png"/>
                        <pic:cNvPicPr preferRelativeResize="0"/>
                      </pic:nvPicPr>
                      <pic:blipFill>
                        <a:blip r:embed="rId11"/>
                        <a:srcRect/>
                        <a:stretch>
                          <a:fillRect/>
                        </a:stretch>
                      </pic:blipFill>
                      <pic:spPr>
                        <a:xfrm>
                          <a:off x="0" y="0"/>
                          <a:ext cx="6480810" cy="1598295"/>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joint governance arrangements for the project, including how strategic and operational decision-making responsibilities will be shared between the UK and overseas partner(s)</w:t>
            </w:r>
          </w:p>
        </w:tc>
        <w:tc>
          <w:tcPr>
            <w:shd w:fill="f1f1f1"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86"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Outline the structures and processes that will support joint delivery of the project. This may include governance groups, roles and responsibilities, communication arrangements, frequency of meetings, and how strategic and day-to-day operational decisions will be agreed between UK and overseas partners. Applicants should demonstrate how decision-making and accountability will be shared across the partnership</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783"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the allocation of budget and distribution of leadership roles reflect an equitable partnership between UK and overseas institutions</w:t>
            </w:r>
          </w:p>
        </w:tc>
        <w:tc>
          <w:tcPr>
            <w:shd w:fill="f1f1f1"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financial resources and leadership responsibilities are shared across UK and overseas partners in a way that demonstrates an equitable and balanced partnership. This may include how budget allocations align with roles and responsibilities, how decision-making authority is distributed, and how leadership of key work packages or activities is shared. Applicants should also indicate how equity has been considered in the design of the partnership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structure and resource allocation</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1"/>
        <w:ind w:left="144" w:firstLine="0"/>
        <w:rPr/>
      </w:pPr>
      <w:r w:rsidDel="00000000" w:rsidR="00000000" w:rsidRPr="00000000">
        <w:rPr>
          <w:rtl w:val="0"/>
        </w:rPr>
        <w:t xml:space="preserve">Expected number of people involved with/engaged in this project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us gauge how many people will be involved in this project please complete the following table.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need only be approximations at this stage. In the final project report you will be asked to accurately breakdown these figures.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3"/>
        <w:tblW w:w="10189.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994"/>
        <w:gridCol w:w="991"/>
        <w:gridCol w:w="1843"/>
        <w:gridCol w:w="1702"/>
        <w:gridCol w:w="2537"/>
        <w:tblGridChange w:id="0">
          <w:tblGrid>
            <w:gridCol w:w="2122"/>
            <w:gridCol w:w="994"/>
            <w:gridCol w:w="991"/>
            <w:gridCol w:w="1843"/>
            <w:gridCol w:w="1702"/>
            <w:gridCol w:w="2537"/>
          </w:tblGrid>
        </w:tblGridChange>
      </w:tblGrid>
      <w:tr>
        <w:trPr>
          <w:cantSplit w:val="0"/>
          <w:trHeight w:val="371"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Country/Nation</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say</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another way</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Self-declared disability</w:t>
            </w:r>
          </w:p>
        </w:tc>
      </w:tr>
      <w:tr>
        <w:trPr>
          <w:cantSplit w:val="0"/>
          <w:trHeight w:val="374"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England</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Northern Ireland</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Scotland</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Wales</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of the UK</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4" name=""/>
                <a:graphic>
                  <a:graphicData uri="http://schemas.microsoft.com/office/word/2010/wordprocessingShape">
                    <wps:wsp>
                      <wps:cNvSpPr/>
                      <wps:cNvPr id="15" name="Shape 15"/>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Project Title &amp; Description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4"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3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Title (25 words max)</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b w:val="1"/>
                <w:bCs w:val="1"/>
                <w:rtl w:val="0"/>
              </w:rPr>
              <w:t xml:space="preserve">From Regional Expertise to Global Learning:</w:t>
            </w:r>
            <w:r w:rsidDel="00000000" w:rsidR="00000000" w:rsidRPr="00000000">
              <w:rPr>
                <w:rtl w:val="0"/>
              </w:rPr>
              <w:t xml:space="preserve"> Exploring Distance and Transnational Education Opportunities between The Open University and Ifes</w:t>
            </w:r>
          </w:p>
        </w:tc>
        <w:tc>
          <w:tcPr>
            <w:shd w:fill="f4f4f4"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short, clear title for your project that clearly explains the focus of the project. There is no need to create acronyms within the title.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 “Bridging Borders: Advancing STEM through transnational education”</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236665</wp:posOffset>
                </wp:positionV>
                <wp:extent cx="6480810" cy="252095"/>
                <wp:effectExtent b="0" l="0" r="0" t="0"/>
                <wp:wrapTopAndBottom distB="0" distT="0"/>
                <wp:docPr id="48" name=""/>
                <a:graphic>
                  <a:graphicData uri="http://schemas.microsoft.com/office/word/2010/wordprocessingShape">
                    <wps:wsp>
                      <wps:cNvSpPr/>
                      <wps:cNvPr id="55" name="Shape 55"/>
                      <wps:spPr>
                        <a:xfrm>
                          <a:off x="2110358" y="3658715"/>
                          <a:ext cx="6471285" cy="2425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Proposed start date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236665</wp:posOffset>
                </wp:positionV>
                <wp:extent cx="6480810" cy="252095"/>
                <wp:effectExtent b="0" l="0" r="0" t="0"/>
                <wp:wrapTopAndBottom distB="0" distT="0"/>
                <wp:docPr id="48"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722820</wp:posOffset>
                </wp:positionV>
                <wp:extent cx="6480810" cy="252095"/>
                <wp:effectExtent b="0" l="0" r="0" t="0"/>
                <wp:wrapTopAndBottom distB="0" distT="0"/>
                <wp:docPr id="57" name=""/>
                <a:graphic>
                  <a:graphicData uri="http://schemas.microsoft.com/office/word/2010/wordprocessingShape">
                    <wps:wsp>
                      <wps:cNvSpPr/>
                      <wps:cNvPr id="64" name="Shape 64"/>
                      <wps:spPr>
                        <a:xfrm>
                          <a:off x="2110358" y="3658715"/>
                          <a:ext cx="6471285" cy="2425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 there a start date beyond which you cannot undertake the project?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722820</wp:posOffset>
                </wp:positionV>
                <wp:extent cx="6480810" cy="252095"/>
                <wp:effectExtent b="0" l="0" r="0" t="0"/>
                <wp:wrapTopAndBottom distB="0" distT="0"/>
                <wp:docPr id="57"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034"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Purpose (75 words max)</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This project will explore how regionally specialised expertise within the Ifes multi-campus network can be expanded through high-quality, inclusive distance learning. Through a knowledge exchange partnership between </w:t>
            </w:r>
            <w:sdt>
              <w:sdtPr>
                <w:id w:val="-180655877"/>
                <w:tag w:val="goog_rdk_55"/>
              </w:sdtPr>
              <w:sdtContent>
                <w:ins w:author="Vanessa Battestin" w:id="20" w:date="2026-06-09T12:28:48Z">
                  <w:r w:rsidDel="00000000" w:rsidR="00000000" w:rsidRPr="00000000">
                    <w:rPr>
                      <w:rtl w:val="0"/>
                    </w:rPr>
                    <w:t xml:space="preserve">t</w:t>
                  </w:r>
                </w:ins>
              </w:sdtContent>
            </w:sdt>
            <w:sdt>
              <w:sdtPr>
                <w:id w:val="-642229066"/>
                <w:tag w:val="goog_rdk_56"/>
              </w:sdtPr>
              <w:sdtContent>
                <w:del w:author="Vanessa Battestin" w:id="20" w:date="2026-06-09T12:28:48Z">
                  <w:r w:rsidDel="00000000" w:rsidR="00000000" w:rsidRPr="00000000">
                    <w:rPr>
                      <w:rtl w:val="0"/>
                    </w:rPr>
                    <w:delText xml:space="preserve">T</w:delText>
                  </w:r>
                </w:del>
              </w:sdtContent>
            </w:sdt>
            <w:r w:rsidDel="00000000" w:rsidR="00000000" w:rsidRPr="00000000">
              <w:rPr>
                <w:rtl w:val="0"/>
              </w:rPr>
              <w:t xml:space="preserve">he </w:t>
            </w:r>
            <w:sdt>
              <w:sdtPr>
                <w:id w:val="-1686693579"/>
                <w:tag w:val="goog_rdk_57"/>
              </w:sdtPr>
              <w:sdtContent>
                <w:ins w:author="Vanessa Battestin" w:id="21" w:date="2026-06-09T12:27:13Z">
                  <w:r w:rsidDel="00000000" w:rsidR="00000000" w:rsidRPr="00000000">
                    <w:rPr>
                      <w:rtl w:val="0"/>
                    </w:rPr>
                    <w:t xml:space="preserve">Institute of Educational Technology (IET) at The </w:t>
                  </w:r>
                </w:ins>
              </w:sdtContent>
            </w:sdt>
            <w:r w:rsidDel="00000000" w:rsidR="00000000" w:rsidRPr="00000000">
              <w:rPr>
                <w:rtl w:val="0"/>
              </w:rPr>
              <w:t xml:space="preserve">Open University</w:t>
            </w:r>
            <w:sdt>
              <w:sdtPr>
                <w:id w:val="732816115"/>
                <w:tag w:val="goog_rdk_58"/>
              </w:sdtPr>
              <w:sdtContent>
                <w:ins w:author="Vanessa Battestin" w:id="22" w:date="2026-06-09T12:27:35Z">
                  <w:r w:rsidDel="00000000" w:rsidR="00000000" w:rsidRPr="00000000">
                    <w:rPr>
                      <w:rtl w:val="0"/>
                    </w:rPr>
                    <w:t xml:space="preserve"> (OU)</w:t>
                  </w:r>
                </w:ins>
              </w:sdtContent>
            </w:sdt>
            <w:r w:rsidDel="00000000" w:rsidR="00000000" w:rsidRPr="00000000">
              <w:rPr>
                <w:rtl w:val="0"/>
              </w:rPr>
              <w:t xml:space="preserve"> and </w:t>
            </w:r>
            <w:sdt>
              <w:sdtPr>
                <w:id w:val="313180867"/>
                <w:tag w:val="goog_rdk_59"/>
              </w:sdtPr>
              <w:sdtContent>
                <w:ins w:author="Vanessa Battestin" w:id="23" w:date="2026-06-09T12:28:10Z">
                  <w:r w:rsidDel="00000000" w:rsidR="00000000" w:rsidRPr="00000000">
                    <w:rPr>
                      <w:rtl w:val="0"/>
                    </w:rPr>
                    <w:t xml:space="preserve">the </w:t>
                  </w:r>
                </w:ins>
                <w:sdt>
                  <w:sdtPr>
                    <w:id w:val="-324976436"/>
                    <w:tag w:val="goog_rdk_60"/>
                  </w:sdtPr>
                  <w:sdtContent>
                    <w:ins w:author="Vanessa Battestin" w:id="23" w:date="2026-06-09T12:28:10Z">
                      <w:r w:rsidDel="00000000" w:rsidR="00000000" w:rsidRPr="00000000">
                        <w:rPr>
                          <w:rtl w:val="0"/>
                          <w:rPrChange w:author="Vanessa Battestin" w:id="24" w:date="2026-06-09T12:28:10Z">
                            <w:rPr/>
                          </w:rPrChange>
                        </w:rPr>
                        <w:t xml:space="preserve">Reference Centre for Training and Distance Education (Cefor) at the Federal Institute of Espírito Santo (Ifes)</w:t>
                      </w:r>
                    </w:ins>
                  </w:sdtContent>
                </w:sdt>
                <w:ins w:author="Vanessa Battestin" w:id="23" w:date="2026-06-09T12:28:10Z"/>
              </w:sdtContent>
            </w:sdt>
            <w:sdt>
              <w:sdtPr>
                <w:id w:val="788043763"/>
                <w:tag w:val="goog_rdk_61"/>
              </w:sdtPr>
              <w:sdtContent>
                <w:del w:author="Vanessa Battestin" w:id="23" w:date="2026-06-09T12:28:10Z"/>
                <w:sdt>
                  <w:sdtPr>
                    <w:id w:val="2120778706"/>
                    <w:tag w:val="goog_rdk_62"/>
                  </w:sdtPr>
                  <w:sdtContent>
                    <w:del w:author="Vanessa Battestin" w:id="23" w:date="2026-06-09T12:28:10Z">
                      <w:r w:rsidDel="00000000" w:rsidR="00000000" w:rsidRPr="00000000">
                        <w:rPr>
                          <w:rtl w:val="0"/>
                          <w:rPrChange w:author="Vanessa Battestin" w:id="24" w:date="2026-06-09T12:28:10Z">
                            <w:rPr/>
                          </w:rPrChange>
                        </w:rPr>
                        <w:delText xml:space="preserve">Ifes CEFOR</w:delText>
                      </w:r>
                    </w:del>
                  </w:sdtContent>
                </w:sdt>
                <w:del w:author="Vanessa Battestin" w:id="23" w:date="2026-06-09T12:28:10Z"/>
              </w:sdtContent>
            </w:sdt>
            <w:r w:rsidDel="00000000" w:rsidR="00000000" w:rsidRPr="00000000">
              <w:rPr>
                <w:rtl w:val="0"/>
              </w:rPr>
              <w:t xml:space="preserve">, the project will identify opportunities to widen access to locally relevant knowledge, strengthen institutional capacity, and develop a roadmap for future online and transnational education initiatives that support sustainable regional development and learner inclusion.</w:t>
            </w:r>
          </w:p>
        </w:tc>
        <w:tc>
          <w:tcPr>
            <w:shd w:fill="f4f4f4"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2-3 sentences, describe the overall purpose of your project – why it exists and what it aims to achieve. Focus on the core aim of the project and not detailed outcomes or activities.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131"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 “We aim to promote equity and accessibility for students with disabilities in higher education. The project focuses on identifying and removing barriers to participation through inclusive policies, adaptive technologies, and capacity-building for educators and institutions. By fostering an environment where all students can thrive, the project seeks to create sustainable frameworks that ensure academic success, equal opportunities, and a truly inclusive higher education experience.”</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673"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Objectives (120 words max)</w:t>
            </w:r>
          </w:p>
          <w:p w:rsidR="00000000" w:rsidDel="00000000" w:rsidP="00000000" w:rsidRDefault="00000000" w:rsidRPr="00000000" w14:paraId="000001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Exchange expertise between The Open University</w:t>
            </w:r>
            <w:sdt>
              <w:sdtPr>
                <w:id w:val="1244410888"/>
                <w:tag w:val="goog_rdk_63"/>
              </w:sdtPr>
              <w:sdtContent>
                <w:ins w:author="Vanessa Battestin" w:id="25" w:date="2026-06-09T12:46:48Z">
                  <w:r w:rsidDel="00000000" w:rsidR="00000000" w:rsidRPr="00000000">
                    <w:rPr>
                      <w:rtl w:val="0"/>
                    </w:rPr>
                    <w:t xml:space="preserve">/IET</w:t>
                  </w:r>
                </w:ins>
              </w:sdtContent>
            </w:sdt>
            <w:r w:rsidDel="00000000" w:rsidR="00000000" w:rsidRPr="00000000">
              <w:rPr>
                <w:rtl w:val="0"/>
              </w:rPr>
              <w:t xml:space="preserve"> and Ifes</w:t>
            </w:r>
            <w:sdt>
              <w:sdtPr>
                <w:id w:val="1758371"/>
                <w:tag w:val="goog_rdk_64"/>
              </w:sdtPr>
              <w:sdtContent>
                <w:ins w:author="Vanessa Battestin" w:id="26" w:date="2026-06-09T12:46:51Z">
                  <w:r w:rsidDel="00000000" w:rsidR="00000000" w:rsidRPr="00000000">
                    <w:rPr>
                      <w:rtl w:val="0"/>
                    </w:rPr>
                    <w:t xml:space="preserve">/</w:t>
                  </w:r>
                </w:ins>
              </w:sdtContent>
            </w:sdt>
            <w:sdt>
              <w:sdtPr>
                <w:id w:val="1127288823"/>
                <w:tag w:val="goog_rdk_65"/>
              </w:sdtPr>
              <w:sdtContent>
                <w:del w:author="Vanessa Battestin" w:id="26" w:date="2026-06-09T12:46:51Z">
                  <w:r w:rsidDel="00000000" w:rsidR="00000000" w:rsidRPr="00000000">
                    <w:rPr>
                      <w:rtl w:val="0"/>
                    </w:rPr>
                    <w:delText xml:space="preserve"> </w:delText>
                  </w:r>
                </w:del>
              </w:sdtContent>
            </w:sdt>
            <w:r w:rsidDel="00000000" w:rsidR="00000000" w:rsidRPr="00000000">
              <w:rPr>
                <w:rtl w:val="0"/>
              </w:rPr>
              <w:t xml:space="preserve">CEFOR on</w:t>
            </w:r>
            <w:sdt>
              <w:sdtPr>
                <w:id w:val="-410060407"/>
                <w:tag w:val="goog_rdk_66"/>
              </w:sdtPr>
              <w:sdtContent>
                <w:ins w:author="Vanessa Battestin" w:id="27" w:date="2026-06-09T12:47:03Z">
                  <w:r w:rsidDel="00000000" w:rsidR="00000000" w:rsidRPr="00000000">
                    <w:rPr>
                      <w:rtl w:val="0"/>
                    </w:rPr>
                    <w:t xml:space="preserve"> topics such as</w:t>
                  </w:r>
                </w:ins>
              </w:sdtContent>
            </w:sdt>
            <w:r w:rsidDel="00000000" w:rsidR="00000000" w:rsidRPr="00000000">
              <w:rPr>
                <w:rtl w:val="0"/>
              </w:rPr>
              <w:t xml:space="preserve"> distance learning design, quality assurance, learner support, accessibility, </w:t>
            </w:r>
            <w:sdt>
              <w:sdtPr>
                <w:id w:val="-1315931061"/>
                <w:tag w:val="goog_rdk_67"/>
              </w:sdtPr>
              <w:sdtContent>
                <w:del w:author="Vanessa Battestin" w:id="28" w:date="2026-06-09T12:47:12Z">
                  <w:r w:rsidDel="00000000" w:rsidR="00000000" w:rsidRPr="00000000">
                    <w:rPr>
                      <w:rtl w:val="0"/>
                    </w:rPr>
                    <w:delText xml:space="preserve">and </w:delText>
                  </w:r>
                </w:del>
              </w:sdtContent>
            </w:sdt>
            <w:r w:rsidDel="00000000" w:rsidR="00000000" w:rsidRPr="00000000">
              <w:rPr>
                <w:rtl w:val="0"/>
              </w:rPr>
              <w:t xml:space="preserve">digital education practices</w:t>
            </w:r>
            <w:sdt>
              <w:sdtPr>
                <w:id w:val="-714284742"/>
                <w:tag w:val="goog_rdk_68"/>
              </w:sdtPr>
              <w:sdtContent>
                <w:ins w:author="Vanessa Battestin" w:id="29" w:date="2026-06-09T12:47:26Z">
                  <w:r w:rsidDel="00000000" w:rsidR="00000000" w:rsidRPr="00000000">
                    <w:rPr>
                      <w:rtl w:val="0"/>
                    </w:rPr>
                    <w:t xml:space="preserve">, AI in education, micro-credentials, learning analytics, and personalized and adaptive learning</w:t>
                  </w:r>
                </w:ins>
              </w:sdtContent>
            </w:sdt>
            <w:sdt>
              <w:sdtPr>
                <w:id w:val="897298783"/>
                <w:tag w:val="goog_rdk_69"/>
              </w:sdtPr>
              <w:sdtContent>
                <w:del w:author="Vanessa Battestin" w:id="29" w:date="2026-06-09T12:47:26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regionally specialised areas of expertise across selected Ifes campuses </w:t>
            </w:r>
            <w:sdt>
              <w:sdtPr>
                <w:id w:val="-1353428177"/>
                <w:tag w:val="goog_rdk_70"/>
              </w:sdtPr>
              <w:sdtContent>
                <w:ins w:author="Vanessa Battestin" w:id="30" w:date="2026-06-09T15:10:37Z">
                  <w:r w:rsidDel="00000000" w:rsidR="00000000" w:rsidRPr="00000000">
                    <w:rPr>
                      <w:rtl w:val="0"/>
                    </w:rPr>
                    <w:t xml:space="preserve">— including in sustainability, environmental education, and culturally diverse communities — </w:t>
                  </w:r>
                </w:ins>
              </w:sdtContent>
            </w:sdt>
            <w:r w:rsidDel="00000000" w:rsidR="00000000" w:rsidRPr="00000000">
              <w:rPr>
                <w:rtl w:val="0"/>
              </w:rPr>
              <w:t xml:space="preserve">with potential for wider online delivery and future transnational education opportunities.</w:t>
            </w:r>
          </w:p>
          <w:p w:rsidR="00000000" w:rsidDel="00000000" w:rsidP="00000000" w:rsidRDefault="00000000" w:rsidRPr="00000000" w14:paraId="000001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sdt>
              <w:sdtPr>
                <w:id w:val="1058616154"/>
                <w:tag w:val="goog_rdk_72"/>
              </w:sdtPr>
              <w:sdtContent>
                <w:del w:author="Vanessa Battestin" w:id="31" w:date="2026-06-09T15:11:59Z"/>
                <w:sdt>
                  <w:sdtPr>
                    <w:id w:val="1302394991"/>
                    <w:tag w:val="goog_rdk_73"/>
                  </w:sdtPr>
                  <w:sdtContent>
                    <w:commentRangeStart w:id="1"/>
                  </w:sdtContent>
                </w:sdt>
                <w:del w:author="Vanessa Battestin" w:id="31" w:date="2026-06-09T15:11:59Z">
                  <w:r w:rsidDel="00000000" w:rsidR="00000000" w:rsidRPr="00000000">
                    <w:rPr>
                      <w:rtl w:val="0"/>
                    </w:rPr>
                    <w:delText xml:space="preserve">Develop recommendations for expanding access to locally relevant knowledge through inclusive and sustainable distance learning models.</w:delText>
                  </w:r>
                </w:del>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Strengthen institutional capacity for online and transnational education through joint workshops, visits, and collaborative planning activities.</w:t>
            </w:r>
          </w:p>
          <w:p w:rsidR="00000000" w:rsidDel="00000000" w:rsidP="00000000" w:rsidRDefault="00000000" w:rsidRPr="00000000" w14:paraId="000001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Co-develop a practical framework and strategic roadmap to support future online and transnational education initiatives between the partner institutions</w:t>
            </w:r>
            <w:sdt>
              <w:sdtPr>
                <w:id w:val="-617089800"/>
                <w:tag w:val="goog_rdk_74"/>
              </w:sdtPr>
              <w:sdtContent>
                <w:ins w:author="Vanessa Battestin" w:id="32" w:date="2026-06-09T15:11:23Z">
                  <w:r w:rsidDel="00000000" w:rsidR="00000000" w:rsidRPr="00000000">
                    <w:rPr>
                      <w:rtl w:val="0"/>
                    </w:rPr>
                    <w:t xml:space="preserve">, embedding principles of inclusion, equity, and sustainability."</w:t>
                  </w:r>
                </w:ins>
              </w:sdtContent>
            </w:sdt>
            <w:r w:rsidDel="00000000" w:rsidR="00000000" w:rsidRPr="00000000">
              <w:rPr>
                <w:rtl w:val="0"/>
              </w:rPr>
              <w:t xml:space="preserve">.</w:t>
            </w:r>
            <w:r w:rsidDel="00000000" w:rsidR="00000000" w:rsidRPr="00000000">
              <w:rPr>
                <w:rtl w:val="0"/>
              </w:rPr>
            </w:r>
          </w:p>
        </w:tc>
        <w:tc>
          <w:tcPr>
            <w:shd w:fill="f4f4f4"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1-5 clear and specific objectives that the project aims to address. Focus on what your project will actually do or produce. Avoid vague phrases like ‘we aim to explore’ or ‘we will examine’ etc.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Assess and Address Barriers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Conduct comprehensive audits of institutional policies, physical infrastructure, and digital platforms to identify barriers faced by students with disabilities, and recommend actionable improvements.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Develop Inclusive Teaching and Support Practices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Design and implement training programs for faculty and staff to promote inclusive pedagogy,</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77"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accessibility awareness, and effective student support systems.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Implement Adaptive Technologies and Resources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82"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Introduce and evaluate assistive technologies and accessible learning materials to enhance academic engagement and performance for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students with diverse needs”</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52"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following SGDs will this project contribute towards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 no more than 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SDGs will show)</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4 – Quality Education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support the development of high-quality and inclusive distance learning by facilitating knowledge exchange on curriculum design, learner support, accessibility, </w:t>
            </w:r>
            <w:sdt>
              <w:sdtPr>
                <w:id w:val="-1032493050"/>
                <w:tag w:val="goog_rdk_75"/>
              </w:sdtPr>
              <w:sdtContent>
                <w:del w:author="Vanessa Battestin" w:id="33" w:date="2026-06-09T13:00:05Z">
                  <w:r w:rsidDel="00000000" w:rsidR="00000000" w:rsidRPr="00000000">
                    <w:rPr>
                      <w:rtl w:val="0"/>
                    </w:rPr>
                    <w:delText xml:space="preserve">and </w:delText>
                  </w:r>
                </w:del>
              </w:sdtContent>
            </w:sdt>
            <w:r w:rsidDel="00000000" w:rsidR="00000000" w:rsidRPr="00000000">
              <w:rPr>
                <w:rtl w:val="0"/>
              </w:rPr>
              <w:t xml:space="preserve">quality assurance</w:t>
            </w:r>
            <w:sdt>
              <w:sdtPr>
                <w:id w:val="-374660130"/>
                <w:tag w:val="goog_rdk_76"/>
              </w:sdtPr>
              <w:sdtContent>
                <w:ins w:author="Vanessa Battestin" w:id="34" w:date="2026-06-09T13:00:08Z">
                  <w:r w:rsidDel="00000000" w:rsidR="00000000" w:rsidRPr="00000000">
                    <w:rPr>
                      <w:rtl w:val="0"/>
                    </w:rPr>
                    <w:t xml:space="preserve">, </w:t>
                  </w:r>
                </w:ins>
                <w:sdt>
                  <w:sdtPr>
                    <w:id w:val="1716169083"/>
                    <w:tag w:val="goog_rdk_77"/>
                  </w:sdtPr>
                  <w:sdtContent>
                    <w:ins w:author="Vanessa Battestin" w:id="34" w:date="2026-06-09T13:00:08Z">
                      <w:r w:rsidDel="00000000" w:rsidR="00000000" w:rsidRPr="00000000">
                        <w:rPr>
                          <w:rtl w:val="0"/>
                          <w:rPrChange w:author="Vanessa Battestin" w:id="35" w:date="2026-06-09T13:00:08Z">
                            <w:rPr/>
                          </w:rPrChange>
                        </w:rPr>
                        <w:t xml:space="preserve">AI in education, micro-credentials, learning analytics, and personalised and adaptive learning</w:t>
                      </w:r>
                    </w:ins>
                  </w:sdtContent>
                </w:sdt>
                <w:ins w:author="Vanessa Battestin" w:id="34" w:date="2026-06-09T13:00:08Z"/>
              </w:sdtContent>
            </w:sdt>
            <w:r w:rsidDel="00000000" w:rsidR="00000000" w:rsidRPr="00000000">
              <w:rPr>
                <w:rtl w:val="0"/>
              </w:rPr>
              <w:t xml:space="preserve">. It will also identify opportunities to expand access to specialised educational provision through online delivery.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5 – Gender Equality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promote gender equality by embedding inclusive design principles into discussions on future online and transnational education provision. Particular</w:t>
            </w:r>
            <w:sdt>
              <w:sdtPr>
                <w:id w:val="2104830460"/>
                <w:tag w:val="goog_rdk_78"/>
              </w:sdtPr>
              <w:sdtContent>
                <w:ins w:author="Vanessa Battestin" w:id="36" w:date="2026-06-09T13:28:32Z">
                  <w:r w:rsidDel="00000000" w:rsidR="00000000" w:rsidRPr="00000000">
                    <w:rPr>
                      <w:rtl w:val="0"/>
                    </w:rPr>
                    <w:t xml:space="preserve">ly,</w:t>
                  </w:r>
                </w:ins>
              </w:sdtContent>
            </w:sdt>
            <w:r w:rsidDel="00000000" w:rsidR="00000000" w:rsidRPr="00000000">
              <w:rPr>
                <w:rtl w:val="0"/>
              </w:rPr>
              <w:t xml:space="preserve"> </w:t>
            </w:r>
            <w:sdt>
              <w:sdtPr>
                <w:id w:val="-2038820893"/>
                <w:tag w:val="goog_rdk_79"/>
              </w:sdtPr>
              <w:sdtContent>
                <w:del w:author="Vanessa Battestin" w:id="37" w:date="2026-06-09T13:28:36Z">
                  <w:r w:rsidDel="00000000" w:rsidR="00000000" w:rsidRPr="00000000">
                    <w:rPr>
                      <w:rtl w:val="0"/>
                    </w:rPr>
                    <w:delText xml:space="preserve">consideration will be given to how </w:delText>
                  </w:r>
                </w:del>
              </w:sdtContent>
            </w:sdt>
            <w:r w:rsidDel="00000000" w:rsidR="00000000" w:rsidRPr="00000000">
              <w:rPr>
                <w:rtl w:val="0"/>
              </w:rPr>
              <w:t xml:space="preserve">distance learning can increase access and participation for women </w:t>
            </w:r>
            <w:sdt>
              <w:sdtPr>
                <w:id w:val="1589620709"/>
                <w:tag w:val="goog_rdk_80"/>
              </w:sdtPr>
              <w:sdtContent>
                <w:ins w:author="Vanessa Battestin" w:id="38" w:date="2026-06-09T13:27:20Z"/>
                <w:sdt>
                  <w:sdtPr>
                    <w:id w:val="-1404379749"/>
                    <w:tag w:val="goog_rdk_81"/>
                  </w:sdtPr>
                  <w:sdtContent>
                    <w:ins w:author="Vanessa Battestin" w:id="38" w:date="2026-06-09T13:27:20Z">
                      <w:r w:rsidDel="00000000" w:rsidR="00000000" w:rsidRPr="00000000">
                        <w:rPr>
                          <w:rtl w:val="0"/>
                          <w:rPrChange w:author="Vanessa Battestin" w:id="39" w:date="2026-06-09T13:27:20Z">
                            <w:rPr/>
                          </w:rPrChange>
                        </w:rPr>
                        <w:t xml:space="preserve">who face barriers to accessing face-to-face education due to work, family and childcare commitments. </w:t>
                      </w:r>
                    </w:ins>
                  </w:sdtContent>
                </w:sdt>
                <w:ins w:author="Vanessa Battestin" w:id="38" w:date="2026-06-09T13:27:20Z"/>
              </w:sdtContent>
            </w:sdt>
            <w:sdt>
              <w:sdtPr>
                <w:id w:val="-1616624790"/>
                <w:tag w:val="goog_rdk_82"/>
              </w:sdtPr>
              <w:sdtContent>
                <w:del w:author="Vanessa Battestin" w:id="38" w:date="2026-06-09T13:27:20Z"/>
                <w:sdt>
                  <w:sdtPr>
                    <w:id w:val="-2027147218"/>
                    <w:tag w:val="goog_rdk_83"/>
                  </w:sdtPr>
                  <w:sdtContent>
                    <w:del w:author="Vanessa Battestin" w:id="38" w:date="2026-06-09T13:27:20Z">
                      <w:r w:rsidDel="00000000" w:rsidR="00000000" w:rsidRPr="00000000">
                        <w:rPr>
                          <w:rtl w:val="0"/>
                          <w:rPrChange w:author="Vanessa Battestin" w:id="39" w:date="2026-06-09T13:27:20Z">
                            <w:rPr/>
                          </w:rPrChange>
                        </w:rPr>
                        <w:delText xml:space="preserve">in underserved regions</w:delText>
                      </w:r>
                    </w:del>
                  </w:sdtContent>
                </w:sdt>
                <w:del w:author="Vanessa Battestin" w:id="38" w:date="2026-06-09T13:27:20Z"/>
              </w:sdtContent>
            </w:sdt>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10 – Reduced Inequalities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explore how distance learning can widen access to regionally specialised knowledge that may otherwise be limited by geography or local availability. By identifying more inclusive and flexible approaches to learning, the project aims to support broader participation from underrepresented and underserved communities.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13 – Climate Action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t xml:space="preserve">The project will identify opportunities to expand access to educational expertise related to environmental sustainability, climate resilience, and regional development, supporting future learning initiatives that contribute to addressing environmental challenges.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b w:val="1"/>
                <w:bCs w:val="1"/>
                <w:rtl w:val="0"/>
              </w:rPr>
              <w:t xml:space="preserve">SDG 14 – Life Below Water</w:t>
            </w:r>
          </w:p>
          <w:sdt>
            <w:sdtPr>
              <w:id w:val="-953202191"/>
              <w:tag w:val="goog_rdk_85"/>
            </w:sdtPr>
            <w:sdtContent>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40" w:date="2026-06-09T13:37:35Z"/>
                  </w:rPr>
                </w:pPr>
                <w:r w:rsidDel="00000000" w:rsidR="00000000" w:rsidRPr="00000000">
                  <w:rPr>
                    <w:rtl w:val="0"/>
                  </w:rPr>
                  <w:t xml:space="preserve">The project will explore how regionally embedded expertise in coastal and marine environments can be shared through distance learning, supporting wider dissemination of knowledge related to sustainable use of marine resources and blue economy initiatives.</w:t>
                </w:r>
                <w:sdt>
                  <w:sdtPr>
                    <w:id w:val="2059935999"/>
                    <w:tag w:val="goog_rdk_84"/>
                  </w:sdtPr>
                  <w:sdtContent>
                    <w:ins w:author="Vanessa Battestin" w:id="40" w:date="2026-06-09T13:37:35Z">
                      <w:r w:rsidDel="00000000" w:rsidR="00000000" w:rsidRPr="00000000">
                        <w:rPr>
                          <w:rtl w:val="0"/>
                        </w:rPr>
                      </w:r>
                    </w:ins>
                  </w:sdtContent>
                </w:sdt>
              </w:p>
            </w:sdtContent>
          </w:sdt>
          <w:sdt>
            <w:sdtPr>
              <w:id w:val="1285594000"/>
              <w:tag w:val="goog_rdk_87"/>
            </w:sdtPr>
            <w:sdtContent>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40" w:date="2026-06-09T13:37:35Z"/>
                  </w:rPr>
                </w:pPr>
                <w:sdt>
                  <w:sdtPr>
                    <w:id w:val="-987047846"/>
                    <w:tag w:val="goog_rdk_86"/>
                  </w:sdtPr>
                  <w:sdtContent>
                    <w:ins w:author="Vanessa Battestin" w:id="40" w:date="2026-06-09T13:37:35Z">
                      <w:r w:rsidDel="00000000" w:rsidR="00000000" w:rsidRPr="00000000">
                        <w:rPr>
                          <w:rtl w:val="0"/>
                        </w:rPr>
                      </w:r>
                    </w:ins>
                  </w:sdtContent>
                </w:sdt>
              </w:p>
            </w:sdtContent>
          </w:sdt>
          <w:sdt>
            <w:sdtPr>
              <w:id w:val="546722290"/>
              <w:tag w:val="goog_rdk_90"/>
            </w:sdtPr>
            <w:sdtContent>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ins w:author="Vanessa Battestin" w:id="40" w:date="2026-06-09T13:37:35Z"/>
                    <w:b w:val="1"/>
                    <w:bCs w:val="1"/>
                    <w:rPrChange w:author="Vanessa Battestin" w:id="41" w:date="2026-06-09T13:37:35Z">
                      <w:rPr/>
                    </w:rPrChange>
                  </w:rPr>
                </w:pPr>
                <w:sdt>
                  <w:sdtPr>
                    <w:id w:val="-2072232467"/>
                    <w:tag w:val="goog_rdk_88"/>
                  </w:sdtPr>
                  <w:sdtContent>
                    <w:ins w:author="Vanessa Battestin" w:id="40" w:date="2026-06-09T13:37:35Z"/>
                    <w:sdt>
                      <w:sdtPr>
                        <w:id w:val="-946203980"/>
                        <w:tag w:val="goog_rdk_89"/>
                      </w:sdtPr>
                      <w:sdtContent>
                        <w:ins w:author="Vanessa Battestin" w:id="40" w:date="2026-06-09T13:37:35Z">
                          <w:r w:rsidDel="00000000" w:rsidR="00000000" w:rsidRPr="00000000">
                            <w:rPr>
                              <w:b w:val="1"/>
                              <w:bCs w:val="1"/>
                              <w:rtl w:val="0"/>
                              <w:rPrChange w:author="Vanessa Battestin" w:id="41" w:date="2026-06-09T13:37:35Z">
                                <w:rPr/>
                              </w:rPrChange>
                            </w:rPr>
                            <w:t xml:space="preserve">SDG 17 — Partnerships and Means of Implementation</w:t>
                          </w:r>
                        </w:ins>
                      </w:sdtContent>
                    </w:sdt>
                    <w:ins w:author="Vanessa Battestin" w:id="40" w:date="2026-06-09T13:37:35Z"/>
                  </w:sdtContent>
                </w:sdt>
              </w:p>
            </w:sdtContent>
          </w:sdt>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pPr>
            <w:sdt>
              <w:sdtPr>
                <w:id w:val="-135338119"/>
                <w:tag w:val="goog_rdk_91"/>
              </w:sdtPr>
              <w:sdtContent>
                <w:ins w:author="Vanessa Battestin" w:id="40" w:date="2026-06-09T13:37:35Z"/>
                <w:sdt>
                  <w:sdtPr>
                    <w:id w:val="1812358951"/>
                    <w:tag w:val="goog_rdk_92"/>
                  </w:sdtPr>
                  <w:sdtContent>
                    <w:ins w:author="Vanessa Battestin" w:id="40" w:date="2026-06-09T13:37:35Z">
                      <w:r w:rsidDel="00000000" w:rsidR="00000000" w:rsidRPr="00000000">
                        <w:rPr>
                          <w:rtl w:val="0"/>
                          <w:rPrChange w:author="Vanessa Battestin" w:id="41" w:date="2026-06-09T13:37:35Z">
                            <w:rPr/>
                          </w:rPrChange>
                        </w:rPr>
                        <w:t xml:space="preserve">The project establishes an equitable and sustainable institutional partnership between the UK and Brazil, fostering South-North collaboration and laying the foundations for future joint applications to British Council, Erasmus+, Horizon Europe and other calls for proposals, thereby amplifying the impact beyond the scope of the project.</w:t>
                      </w:r>
                    </w:ins>
                  </w:sdtContent>
                </w:sdt>
                <w:ins w:author="Vanessa Battestin" w:id="40" w:date="2026-06-09T13:37:35Z"/>
              </w:sdtContent>
            </w:sdt>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7" w:right="0" w:firstLine="0"/>
              <w:jc w:val="left"/>
              <w:rPr>
                <w:b w:val="1"/>
                <w:bCs w:val="1"/>
              </w:rPr>
            </w:pPr>
            <w:r w:rsidDel="00000000" w:rsidR="00000000" w:rsidRPr="00000000">
              <w:rPr>
                <w:rtl w:val="0"/>
              </w:rPr>
            </w:r>
          </w:p>
        </w:tc>
        <w:tc>
          <w:tcPr>
            <w:shd w:fill="f4f4f4"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 Sustainable Development Goals you select you will be asked to give 1-2 sentences explaining broadly how your project will contribute to the SDG(s) selected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SDG 05: Gender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3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aim to improve access to STEM resources and leadership opportunities for female students through gender-sensitive curricula and mentoring schemes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5" name=""/>
                <a:graphic>
                  <a:graphicData uri="http://schemas.microsoft.com/office/word/2010/wordprocessingShape">
                    <wps:wsp>
                      <wps:cNvSpPr/>
                      <wps:cNvPr id="29" name="Shape 29"/>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Transnational Education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5"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384"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TNE strategy that your partnership will focus on:</w:t>
            </w:r>
          </w:p>
          <w:p w:rsidR="00000000" w:rsidDel="00000000" w:rsidP="00000000" w:rsidRDefault="00000000" w:rsidRPr="00000000" w14:paraId="000001D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20"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1: Improve data and insights on</w:t>
            </w:r>
          </w:p>
          <w:p w:rsidR="00000000" w:rsidDel="00000000" w:rsidP="00000000" w:rsidRDefault="00000000" w:rsidRPr="00000000" w14:paraId="000001D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2: Promote UK TNE’s reputation for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w:t>
            </w:r>
          </w:p>
          <w:p w:rsidR="00000000" w:rsidDel="00000000" w:rsidP="00000000" w:rsidRDefault="00000000" w:rsidRPr="00000000" w14:paraId="000001D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107" w:right="8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3: Inform policy development and support the growth of UK TNE in partner countries</w:t>
            </w:r>
          </w:p>
          <w:p w:rsidR="00000000" w:rsidDel="00000000" w:rsidP="00000000" w:rsidRDefault="00000000" w:rsidRPr="00000000" w14:paraId="000001D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28"/>
              </w:tabs>
              <w:spacing w:after="0" w:before="121" w:line="240" w:lineRule="auto"/>
              <w:ind w:left="107" w:right="1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4: Showcase the transformative power of UK TNE and its contribution to the Sustainable Development Goals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2: Promote UK TNE's reputation for quality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support this action through knowledge exchange on distance learning design, quality assurance, learner support, accessibility</w:t>
            </w:r>
            <w:sdt>
              <w:sdtPr>
                <w:id w:val="-396506265"/>
                <w:tag w:val="goog_rdk_93"/>
              </w:sdtPr>
              <w:sdtContent>
                <w:r w:rsidDel="00000000" w:rsidR="00000000" w:rsidRPr="00000000">
                  <w:rPr>
                    <w:rFonts w:ascii="Times New Roman" w:cs="Times New Roman" w:eastAsia="Times New Roman" w:hAnsi="Times New Roman"/>
                    <w:rtl w:val="0"/>
                    <w:rPrChange w:author="Vanessa Battestin" w:id="42" w:date="2026-06-09T13:47:24Z">
                      <w:rPr>
                        <w:rFonts w:ascii="Times New Roman" w:cs="Times New Roman" w:eastAsia="Times New Roman" w:hAnsi="Times New Roman"/>
                      </w:rPr>
                    </w:rPrChange>
                  </w:rPr>
                  <w:t xml:space="preserve">, </w:t>
                </w:r>
              </w:sdtContent>
            </w:sdt>
            <w:sdt>
              <w:sdtPr>
                <w:id w:val="1276538396"/>
                <w:tag w:val="goog_rdk_94"/>
              </w:sdtPr>
              <w:sdtContent>
                <w:ins w:author="Vanessa Battestin" w:id="43" w:date="2026-06-09T13:47:18Z"/>
                <w:sdt>
                  <w:sdtPr>
                    <w:id w:val="-1172031679"/>
                    <w:tag w:val="goog_rdk_95"/>
                  </w:sdtPr>
                  <w:sdtContent>
                    <w:ins w:author="Vanessa Battestin" w:id="43" w:date="2026-06-09T13:47:18Z">
                      <w:r w:rsidDel="00000000" w:rsidR="00000000" w:rsidRPr="00000000">
                        <w:rPr>
                          <w:rtl w:val="0"/>
                          <w:rPrChange w:author="Vanessa Battestin" w:id="44" w:date="2026-06-09T13:47:18Z">
                            <w:rPr>
                              <w:rFonts w:ascii="Times New Roman" w:cs="Times New Roman" w:eastAsia="Times New Roman" w:hAnsi="Times New Roman"/>
                            </w:rPr>
                          </w:rPrChange>
                        </w:rPr>
                        <w:t xml:space="preserve">AI in education, micro-credentials, learning analytics, personalised and adaptive learning</w:t>
                      </w:r>
                    </w:ins>
                  </w:sdtContent>
                </w:sdt>
                <w:ins w:author="Vanessa Battestin" w:id="43" w:date="2026-06-09T13:47:18Z">
                  <w:sdt>
                    <w:sdtPr>
                      <w:id w:val="-1467715070"/>
                      <w:tag w:val="goog_rdk_96"/>
                    </w:sdtPr>
                    <w:sdtContent>
                      <w:r w:rsidDel="00000000" w:rsidR="00000000" w:rsidRPr="00000000">
                        <w:rPr>
                          <w:rtl w:val="0"/>
                          <w:rPrChange w:author="Vanessa Battestin" w:id="44" w:date="2026-06-09T13:47:18Z">
                            <w:rPr>
                              <w:rFonts w:ascii="Times New Roman" w:cs="Times New Roman" w:eastAsia="Times New Roman" w:hAnsi="Times New Roman"/>
                            </w:rPr>
                          </w:rPrChange>
                        </w:rPr>
                        <w:t xml:space="preserve">.</w:t>
                      </w:r>
                    </w:sdtContent>
                  </w:sdt>
                </w:ins>
              </w:sdtContent>
            </w:sdt>
            <w:r w:rsidDel="00000000" w:rsidR="00000000" w:rsidRPr="00000000">
              <w:rPr>
                <w:rFonts w:ascii="Times New Roman" w:cs="Times New Roman" w:eastAsia="Times New Roman" w:hAnsi="Times New Roman"/>
                <w:rtl w:val="0"/>
              </w:rPr>
              <w:t xml:space="preserve">and institutional approaches to online education, drawing on The Open University’s internationally recognised expertise in high-quality distance learning.</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4: Showcase the transformative power of UK TNE and its contribution to the Sustainable Development Goals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explore how distance learning can expand access to regionally specialised knowledge, supporting inclusion, sustainability, and equitable educational opportunities aligned with the Sustainable Development Goals.</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492"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relevant impact level for your project</w:t>
            </w:r>
          </w:p>
          <w:p w:rsidR="00000000" w:rsidDel="00000000" w:rsidP="00000000" w:rsidRDefault="00000000" w:rsidRPr="00000000" w14:paraId="000001E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level</w:t>
            </w:r>
          </w:p>
          <w:p w:rsidR="00000000" w:rsidDel="00000000" w:rsidP="00000000" w:rsidRDefault="00000000" w:rsidRPr="00000000" w14:paraId="000001E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level</w:t>
            </w:r>
          </w:p>
          <w:p w:rsidR="00000000" w:rsidDel="00000000" w:rsidP="00000000" w:rsidRDefault="00000000" w:rsidRPr="00000000" w14:paraId="000001E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level</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Institutional Level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strengthen institutional capacity through knowledge exchange on distance learning, quality assurance, learner support, accessibility, </w:t>
            </w:r>
            <w:sdt>
              <w:sdtPr>
                <w:id w:val="139280424"/>
                <w:tag w:val="goog_rdk_97"/>
              </w:sdtPr>
              <w:sdtContent>
                <w:ins w:author="Vanessa Battestin" w:id="45" w:date="2026-06-09T13:49:33Z"/>
                <w:sdt>
                  <w:sdtPr>
                    <w:id w:val="-181559634"/>
                    <w:tag w:val="goog_rdk_98"/>
                  </w:sdtPr>
                  <w:sdtContent>
                    <w:ins w:author="Vanessa Battestin" w:id="45" w:date="2026-06-09T13:49:33Z">
                      <w:r w:rsidDel="00000000" w:rsidR="00000000" w:rsidRPr="00000000">
                        <w:rPr>
                          <w:rFonts w:ascii="Times New Roman" w:cs="Times New Roman" w:eastAsia="Times New Roman" w:hAnsi="Times New Roman"/>
                          <w:rtl w:val="0"/>
                          <w:rPrChange w:author="Vanessa Battestin" w:id="46" w:date="2026-06-09T13:49:33Z">
                            <w:rPr>
                              <w:rFonts w:ascii="Times New Roman" w:cs="Times New Roman" w:eastAsia="Times New Roman" w:hAnsi="Times New Roman"/>
                            </w:rPr>
                          </w:rPrChange>
                        </w:rPr>
                        <w:t xml:space="preserve">AI in education, micro-credentials, learning analytics, personalised and adaptive learning</w:t>
                      </w:r>
                    </w:ins>
                  </w:sdtContent>
                </w:sdt>
                <w:ins w:author="Vanessa Battestin" w:id="45" w:date="2026-06-09T13:49:33Z">
                  <w:sdt>
                    <w:sdtPr>
                      <w:id w:val="520697971"/>
                      <w:tag w:val="goog_rdk_99"/>
                    </w:sdtPr>
                    <w:sdtContent>
                      <w:r w:rsidDel="00000000" w:rsidR="00000000" w:rsidRPr="00000000">
                        <w:rPr>
                          <w:rtl w:val="0"/>
                          <w:rPrChange w:author="Vanessa Battestin" w:id="46" w:date="2026-06-09T13:49:33Z">
                            <w:rPr>
                              <w:rFonts w:ascii="Times New Roman" w:cs="Times New Roman" w:eastAsia="Times New Roman" w:hAnsi="Times New Roman"/>
                            </w:rPr>
                          </w:rPrChange>
                        </w:rPr>
                        <w:t xml:space="preserve">,</w:t>
                      </w:r>
                    </w:sdtContent>
                  </w:sdt>
                  <w:sdt>
                    <w:sdtPr>
                      <w:id w:val="629048986"/>
                      <w:tag w:val="goog_rdk_100"/>
                    </w:sdtPr>
                    <w:sdtContent>
                      <w:r w:rsidDel="00000000" w:rsidR="00000000" w:rsidRPr="00000000">
                        <w:rPr>
                          <w:rFonts w:ascii="Times New Roman" w:cs="Times New Roman" w:eastAsia="Times New Roman" w:hAnsi="Times New Roman"/>
                          <w:rtl w:val="0"/>
                          <w:rPrChange w:author="Vanessa Battestin" w:id="46" w:date="2026-06-09T13:49:33Z">
                            <w:rPr>
                              <w:rFonts w:ascii="Times New Roman" w:cs="Times New Roman" w:eastAsia="Times New Roman" w:hAnsi="Times New Roman"/>
                            </w:rPr>
                          </w:rPrChange>
                        </w:rPr>
                        <w:t xml:space="preserve"> </w:t>
                      </w:r>
                    </w:sdtContent>
                  </w:sdt>
                </w:ins>
              </w:sdtContent>
            </w:sdt>
            <w:r w:rsidDel="00000000" w:rsidR="00000000" w:rsidRPr="00000000">
              <w:rPr>
                <w:rFonts w:ascii="Times New Roman" w:cs="Times New Roman" w:eastAsia="Times New Roman" w:hAnsi="Times New Roman"/>
                <w:rtl w:val="0"/>
              </w:rPr>
              <w:t xml:space="preserve">and the identification of future online and transnational education opportunities.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Level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explore how distance learning can widen access to specialised knowledge and create more inclusive </w:t>
            </w:r>
            <w:sdt>
              <w:sdtPr>
                <w:id w:val="821294724"/>
                <w:tag w:val="goog_rdk_101"/>
              </w:sdtPr>
              <w:sdtContent>
                <w:ins w:author="Vanessa Battestin" w:id="47" w:date="2026-06-09T13:50:11Z">
                  <w:r w:rsidDel="00000000" w:rsidR="00000000" w:rsidRPr="00000000">
                    <w:rPr>
                      <w:rFonts w:ascii="Times New Roman" w:cs="Times New Roman" w:eastAsia="Times New Roman" w:hAnsi="Times New Roman"/>
                      <w:rtl w:val="0"/>
                    </w:rPr>
                    <w:t xml:space="preserve">and personalized </w:t>
                  </w:r>
                </w:ins>
              </w:sdtContent>
            </w:sdt>
            <w:r w:rsidDel="00000000" w:rsidR="00000000" w:rsidRPr="00000000">
              <w:rPr>
                <w:rFonts w:ascii="Times New Roman" w:cs="Times New Roman" w:eastAsia="Times New Roman" w:hAnsi="Times New Roman"/>
                <w:rtl w:val="0"/>
              </w:rPr>
              <w:t xml:space="preserve">learning opportunities for learners who may be limited by geography, local provision, or other barriers to participation.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Level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generate insights and practical recommendations on how regionally specialised expertise can be expanded through distance learning, informing future institutional and sector-level approaches to online and transnational education.</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036"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sdt>
              <w:sdtPr>
                <w:id w:val="-1703181922"/>
                <w:tag w:val="goog_rdk_102"/>
              </w:sdtPr>
              <w:sdtContent>
                <w:commentRangeStart w:id="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key regulatory and policy requirements relating to TNE in the overseas partner country are relevant to this project, and how have these been considered within the project desig</w:t>
            </w:r>
            <w:r w:rsidDel="00000000" w:rsidR="00000000" w:rsidRPr="00000000">
              <w:rPr>
                <w:rtl w:val="0"/>
              </w:rPr>
              <w:t xml:space="preserve">n</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The project recognises that transnational education activity in Brazil operates within a regulated higher education environment overseen by the Ministry of Education (MEC). </w:t>
            </w:r>
            <w:sdt>
              <w:sdtPr>
                <w:id w:val="1571786146"/>
                <w:tag w:val="goog_rdk_103"/>
              </w:sdtPr>
              <w:sdtContent>
                <w:ins w:author="Vanessa Battestin" w:id="48" w:date="2026-06-09T14:07:25Z"/>
                <w:sdt>
                  <w:sdtPr>
                    <w:id w:val="283272511"/>
                    <w:tag w:val="goog_rdk_104"/>
                  </w:sdtPr>
                  <w:sdtContent>
                    <w:ins w:author="Vanessa Battestin" w:id="48" w:date="2026-06-09T14:07:25Z">
                      <w:r w:rsidDel="00000000" w:rsidR="00000000" w:rsidRPr="00000000">
                        <w:rPr>
                          <w:rtl w:val="0"/>
                          <w:rPrChange w:author="Vanessa Battestin" w:id="49" w:date="2026-06-09T14:07:25Z">
                            <w:rPr/>
                          </w:rPrChange>
                        </w:rPr>
                        <w:t xml:space="preserve">The sector is governed by the National Education Guidelines and Framework Law (LDB – Law No. 9.394/1996), Decree No. 12.456/2025, which established the new National Distance Education Policy, and complementary regulations issued by the Ministry of Education (MEC) and the National Education Council (CNE). Together, these regulations establish requirements related to institutional accreditation, quality assurance, curriculum organisation, and the provision of face-to-face, blended, and distance education programmes.</w:t>
                      </w:r>
                    </w:ins>
                  </w:sdtContent>
                </w:sdt>
                <w:ins w:author="Vanessa Battestin" w:id="48" w:date="2026-06-09T14:07:25Z"/>
              </w:sdtContent>
            </w:sdt>
            <w:sdt>
              <w:sdtPr>
                <w:id w:val="1484806311"/>
                <w:tag w:val="goog_rdk_105"/>
              </w:sdtPr>
              <w:sdtContent>
                <w:del w:author="Vanessa Battestin" w:id="48" w:date="2026-06-09T14:07:25Z"/>
                <w:sdt>
                  <w:sdtPr>
                    <w:id w:val="-1791549107"/>
                    <w:tag w:val="goog_rdk_106"/>
                  </w:sdtPr>
                  <w:sdtContent>
                    <w:del w:author="Vanessa Battestin" w:id="48" w:date="2026-06-09T14:07:25Z">
                      <w:r w:rsidDel="00000000" w:rsidR="00000000" w:rsidRPr="00000000">
                        <w:rPr>
                          <w:rtl w:val="0"/>
                          <w:rPrChange w:author="Vanessa Battestin" w:id="49" w:date="2026-06-09T14:07:25Z">
                            <w:rPr/>
                          </w:rPrChange>
                        </w:rPr>
                        <w:delText xml:space="preserve">Key considerations include institutional accreditation requirements, programme approval processes, quality assurance expectations, and regulations relating to online and distance education provision.</w:delText>
                      </w:r>
                    </w:del>
                  </w:sdtContent>
                </w:sdt>
                <w:del w:author="Vanessa Battestin" w:id="48" w:date="2026-06-09T14:07:25Z"/>
              </w:sdtContent>
            </w:sdt>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sdt>
            <w:sdtPr>
              <w:id w:val="668432458"/>
              <w:tag w:val="goog_rdk_108"/>
            </w:sdtPr>
            <w:sdtContent>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0" w:date="2026-06-09T14:09:13Z"/>
                  </w:rPr>
                </w:pPr>
                <w:r w:rsidDel="00000000" w:rsidR="00000000" w:rsidRPr="00000000">
                  <w:rPr>
                    <w:rtl w:val="0"/>
                  </w:rPr>
                  <w:t xml:space="preserve">As the project focuses on knowledge exchange, institutional capacity building, and the identification of future opportunities rather than the delivery of a TNE programme, these requirements have been considered through the inclusion of institutional stakeholders, the review of relevant regulatory frameworks, and the development of recommendations that align with national policies and quality standards.</w:t>
                </w:r>
                <w:sdt>
                  <w:sdtPr>
                    <w:id w:val="-1056864984"/>
                    <w:tag w:val="goog_rdk_107"/>
                  </w:sdtPr>
                  <w:sdtContent>
                    <w:ins w:author="Vanessa Battestin" w:id="50" w:date="2026-06-09T14:09:13Z">
                      <w:r w:rsidDel="00000000" w:rsidR="00000000" w:rsidRPr="00000000">
                        <w:rPr>
                          <w:rtl w:val="0"/>
                        </w:rPr>
                      </w:r>
                    </w:ins>
                  </w:sdtContent>
                </w:sdt>
              </w:p>
            </w:sdtContent>
          </w:sdt>
          <w:sdt>
            <w:sdtPr>
              <w:id w:val="1186088817"/>
              <w:tag w:val="goog_rdk_110"/>
            </w:sdtPr>
            <w:sdtContent>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0" w:date="2026-06-09T14:09:13Z"/>
                  </w:rPr>
                </w:pPr>
                <w:sdt>
                  <w:sdtPr>
                    <w:id w:val="597066243"/>
                    <w:tag w:val="goog_rdk_109"/>
                  </w:sdtPr>
                  <w:sdtContent>
                    <w:ins w:author="Vanessa Battestin" w:id="50" w:date="2026-06-09T14:09:13Z">
                      <w:r w:rsidDel="00000000" w:rsidR="00000000" w:rsidRPr="00000000">
                        <w:rPr>
                          <w:rtl w:val="0"/>
                        </w:rPr>
                      </w:r>
                    </w:ins>
                  </w:sdtContent>
                </w:sdt>
              </w:p>
            </w:sdtContent>
          </w:sdt>
          <w:sdt>
            <w:sdtPr>
              <w:id w:val="-1391517617"/>
              <w:tag w:val="goog_rdk_113"/>
            </w:sdtPr>
            <w:sdtContent>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0" w:date="2026-06-09T14:09:13Z"/>
                    <w:rPrChange w:author="Vanessa Battestin" w:id="51" w:date="2026-06-09T14:09:13Z">
                      <w:rPr/>
                    </w:rPrChange>
                  </w:rPr>
                </w:pPr>
                <w:sdt>
                  <w:sdtPr>
                    <w:id w:val="913586307"/>
                    <w:tag w:val="goog_rdk_111"/>
                  </w:sdtPr>
                  <w:sdtContent>
                    <w:ins w:author="Vanessa Battestin" w:id="50" w:date="2026-06-09T14:09:13Z"/>
                    <w:sdt>
                      <w:sdtPr>
                        <w:id w:val="-555008828"/>
                        <w:tag w:val="goog_rdk_112"/>
                      </w:sdtPr>
                      <w:sdtContent>
                        <w:ins w:author="Vanessa Battestin" w:id="50" w:date="2026-06-09T14:09:13Z">
                          <w:r w:rsidDel="00000000" w:rsidR="00000000" w:rsidRPr="00000000">
                            <w:rPr>
                              <w:rtl w:val="0"/>
                              <w:rPrChange w:author="Vanessa Battestin" w:id="51" w:date="2026-06-09T14:09:13Z">
                                <w:rPr/>
                              </w:rPrChange>
                            </w:rPr>
                            <w:t xml:space="preserve">The previous participation of Ifes in international academic projects and partnerships and, specifically within the context of Cefor, in the EMBRACE project (Erasmus+ Capacity Building in Higher Education), demonstrates its capacity to engage in international cooperation initiatives in accordance with the Brazilian higher education regulatory framework. Furthermore, IFES was one of the institutions selected under the CAPES Global.edu programme, as part of a consortium with other Brazilian institutions, through a proposal for a network called Rede GLOBALIS – International Cooperation for Sustainable Development</w:t>
                          </w:r>
                        </w:ins>
                      </w:sdtContent>
                    </w:sdt>
                    <w:ins w:author="Vanessa Battestin" w:id="50" w:date="2026-06-09T14:09:13Z"/>
                  </w:sdtContent>
                </w:sdt>
              </w:p>
            </w:sdtContent>
          </w:sdt>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tc>
        <w:tc>
          <w:tcPr>
            <w:shd w:fill="f1f1f1"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2"/>
                <w:szCs w:val="22"/>
                <w:highlight w:val="yellow"/>
                <w:u w:val="none"/>
                <w:vertAlign w:val="baseline"/>
                <w:rtl w:val="0"/>
              </w:rPr>
              <w:t xml:space="preserve">Outline any national, regional, sectoral, or institutional regulations and policies that may affect the delivery of the project in the overseas partner country. This may include requirements relating to transnational education approval, accreditation, quality assurance, registration, licensing, recognition of qualifications, data sharing, student recruitment, or delivery models. Applicants should explain how these requirements have informed the project’s planning, delivery approach, timelines, and risk</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5" w:right="0" w:firstLine="0"/>
              <w:jc w:val="left"/>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2"/>
                <w:szCs w:val="22"/>
                <w:highlight w:val="yellow"/>
                <w:u w:val="none"/>
                <w:vertAlign w:val="baseline"/>
                <w:rtl w:val="0"/>
              </w:rPr>
              <w:t xml:space="preserve">management arrangements</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266"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this proposed partnership contribute to your institution’s wider transnational education (TNE) and/or international strategy, particularly in relation to the country you have selected.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tl w:val="0"/>
              </w:rPr>
            </w:r>
          </w:p>
          <w:sdt>
            <w:sdtPr>
              <w:id w:val="-1403828372"/>
              <w:tag w:val="goog_rdk_116"/>
            </w:sdtPr>
            <w:sdtContent>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53" w:date="2026-06-09T14:15:47Z"/>
                  </w:rPr>
                </w:pPr>
                <w:r w:rsidDel="00000000" w:rsidR="00000000" w:rsidRPr="00000000">
                  <w:rPr>
                    <w:rtl w:val="0"/>
                  </w:rPr>
                  <w:t xml:space="preserve">This partnership will strengthen international collaboration between The Open University and Ifes, supporting both institutions’ ambitions to expand high-quality, inclusive and globally connected education. For Ifes, the project will build capacity in distance learning, quality assurance, learner support, and the development of future online and transnational education opportunities. For The Open University, the partnership provides opportunities to engage with regionally specialised educational models and knowledge areas linked to sustainability, regional development, and inclusion within the Brazilian context. </w:t>
                </w:r>
                <w:sdt>
                  <w:sdtPr>
                    <w:id w:val="-1227684261"/>
                    <w:tag w:val="goog_rdk_114"/>
                  </w:sdtPr>
                  <w:sdtContent>
                    <w:ins w:author="Vanessa Battestin" w:id="52" w:date="2026-06-09T14:14:05Z">
                      <w:r w:rsidDel="00000000" w:rsidR="00000000" w:rsidRPr="00000000">
                        <w:rPr>
                          <w:rtl w:val="0"/>
                        </w:rPr>
                        <w:t xml:space="preserve">Furthermore, it aligns with the OU’s commitment to equitable international partnerships and its strategic goal of expanding TNE through relationships with institutions with complementary strengths that serve under-represented learner populations.</w:t>
                      </w:r>
                    </w:ins>
                  </w:sdtContent>
                </w:sdt>
                <w:r w:rsidDel="00000000" w:rsidR="00000000" w:rsidRPr="00000000">
                  <w:rPr>
                    <w:rtl w:val="0"/>
                  </w:rPr>
                  <w:t xml:space="preserve">The project will establish foundations for future curriculum development, joint initiatives, staff collaboration, and broader international engagement between the partner institutions.</w:t>
                </w:r>
                <w:sdt>
                  <w:sdtPr>
                    <w:id w:val="-653906741"/>
                    <w:tag w:val="goog_rdk_115"/>
                  </w:sdtPr>
                  <w:sdtContent>
                    <w:ins w:author="Vanessa Battestin" w:id="53" w:date="2026-06-09T14:15:47Z">
                      <w:r w:rsidDel="00000000" w:rsidR="00000000" w:rsidRPr="00000000">
                        <w:rPr>
                          <w:rtl w:val="0"/>
                        </w:rPr>
                        <w:t xml:space="preserve">With Ifes/Cefor as part of a national network of 41 Federal Institutes serving millions of students, the project’s long-term potential reach extends far beyond the two partner institutions.</w:t>
                      </w:r>
                    </w:ins>
                  </w:sdtContent>
                </w:sdt>
              </w:p>
            </w:sdtContent>
          </w:sdt>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tl w:val="0"/>
              </w:rPr>
            </w:r>
          </w:p>
        </w:tc>
        <w:tc>
          <w:tcPr>
            <w:shd w:fill="f1f1f1"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may include how it contributes to strategic priorities such as international collaboration, capacity building, curriculum development, global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engagement, student mobility, or institutional partnerships</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1"/>
        <w:ind w:left="256" w:firstLine="0"/>
        <w:rPr/>
      </w:pPr>
      <w:sdt>
        <w:sdtPr>
          <w:id w:val="-1033101496"/>
          <w:tag w:val="goog_rdk_117"/>
        </w:sdtPr>
        <w:sdtContent>
          <w:commentRangeStart w:id="3"/>
        </w:sdtContent>
      </w:sdt>
      <w:r w:rsidDel="00000000" w:rsidR="00000000" w:rsidRPr="00000000">
        <w:rPr>
          <w:color w:val="ffffff"/>
          <w:rtl w:val="0"/>
        </w:rPr>
        <w:t xml:space="preserve">Section 2: </w:t>
      </w:r>
      <w:commentRangeEnd w:id="3"/>
      <w:r w:rsidDel="00000000" w:rsidR="00000000" w:rsidRPr="00000000">
        <w:commentReference w:id="3"/>
      </w:r>
      <w:r w:rsidDel="00000000" w:rsidR="00000000" w:rsidRPr="00000000">
        <w:rPr>
          <w:color w:val="ffffff"/>
          <w:rtl w:val="0"/>
        </w:rPr>
        <w:t xml:space="preserve">Activities and Monitoring</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 </w:t>
      </w:r>
      <w:hyperlink r:id="rId16">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Activity Guidance Notes</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completing this section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132"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activities planned for the proposed project?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how many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wish to detail:</w:t>
            </w:r>
          </w:p>
        </w:tc>
        <w:tc>
          <w:tcPr>
            <w:shd w:fill="f4f4f4"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sdt>
              <w:sdtPr>
                <w:id w:val="-1129042944"/>
                <w:tag w:val="goog_rdk_118"/>
              </w:sdtPr>
              <w:sdtContent>
                <w:commentRangeStart w:id="4"/>
              </w:sdtContent>
            </w:sdt>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up to five main activities that you will undertake for this project. Group together similar activities e.g. a series of webinars rather than listing them separately.</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1"/>
        <w:ind w:left="144" w:firstLine="0"/>
        <w:rPr/>
      </w:pPr>
      <w:r w:rsidDel="00000000" w:rsidR="00000000" w:rsidRPr="00000000">
        <w:rPr>
          <w:rtl w:val="0"/>
        </w:rPr>
        <w:t xml:space="preserve">You will then get asked these questions per activity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6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599"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Activity Type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10">
            <w:pPr>
              <w:tabs>
                <w:tab w:val="left" w:leader="none" w:pos="389"/>
              </w:tabs>
              <w:ind w:left="0" w:firstLine="0"/>
              <w:rPr>
                <w:sz w:val="20"/>
                <w:szCs w:val="20"/>
              </w:rPr>
            </w:pPr>
            <w:sdt>
              <w:sdtPr>
                <w:id w:val="433713324"/>
                <w:tag w:val="goog_rdk_119"/>
              </w:sdtPr>
              <w:sdtContent>
                <w:commentRangeStart w:id="5"/>
              </w:sdtContent>
            </w:sdt>
            <w:r w:rsidDel="00000000" w:rsidR="00000000" w:rsidRPr="00000000">
              <w:rPr>
                <w:sz w:val="24"/>
                <w:szCs w:val="24"/>
                <w:rtl w:val="0"/>
              </w:rPr>
              <w:t xml:space="preserve">Exchanges/Visits/Delegations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Workshop</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workshops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 of practices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Website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formation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Collaborative research</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b w:val="1"/>
                <w:bCs w:val="1"/>
              </w:rPr>
            </w:pPr>
            <w:r w:rsidDel="00000000" w:rsidR="00000000" w:rsidRPr="00000000">
              <w:rPr>
                <w:b w:val="1"/>
                <w:bCs w:val="1"/>
                <w:rtl w:val="0"/>
              </w:rPr>
              <w:t xml:space="preserve">Exchanges/Visits/Delegations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Institutional visit by Ifes representatives to The Open University to explore distance learning practices, quality assurance processes, learner support models, accessibility approaches, and opportunities for future online and transnational education collaboration.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b w:val="1"/>
                <w:bCs w:val="1"/>
              </w:rPr>
            </w:pPr>
            <w:r w:rsidDel="00000000" w:rsidR="00000000" w:rsidRPr="00000000">
              <w:rPr>
                <w:b w:val="1"/>
                <w:bCs w:val="1"/>
                <w:rtl w:val="0"/>
              </w:rPr>
              <w:t xml:space="preserve">Workshop</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Joint in-person workshops on distance learning design, quality assurance, accessibility, learner support, and curriculum development, bringing together academic and professional staff from both institutions.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b w:val="1"/>
                <w:bCs w:val="1"/>
              </w:rPr>
            </w:pPr>
            <w:r w:rsidDel="00000000" w:rsidR="00000000" w:rsidRPr="00000000">
              <w:rPr>
                <w:b w:val="1"/>
                <w:bCs w:val="1"/>
                <w:rtl w:val="0"/>
              </w:rPr>
              <w:t xml:space="preserve">Online Workshops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A series of online knowledge-sharing workshops focused on inclusive distance learning, regional expertise, sustainability, and opportunities for future online and transnational education provision.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b w:val="1"/>
                <w:bCs w:val="1"/>
              </w:rPr>
            </w:pPr>
            <w:r w:rsidDel="00000000" w:rsidR="00000000" w:rsidRPr="00000000">
              <w:rPr>
                <w:b w:val="1"/>
                <w:bCs w:val="1"/>
                <w:rtl w:val="0"/>
              </w:rPr>
              <w:t xml:space="preserve">Community of Practice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Establishment of a joint OU–Ifes Community of Practice to support collaboration, knowledge exchange, and the sharing of experiences and emerging project findings.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b w:val="1"/>
                <w:bCs w:val="1"/>
              </w:rPr>
            </w:pPr>
            <w:r w:rsidDel="00000000" w:rsidR="00000000" w:rsidRPr="00000000">
              <w:rPr>
                <w:b w:val="1"/>
                <w:bCs w:val="1"/>
                <w:rtl w:val="0"/>
              </w:rPr>
              <w:t xml:space="preserve">Collaborative Research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Joint mapping and analysis of regionally specialised expertise across selected Ifes campuses, informing the development of a framework and roadmap for future online and transnational education opportunities.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tc>
        <w:tc>
          <w:tcPr>
            <w:shd w:fill="f4f4f4"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should select the Activity Type from the drop-down list:</w:t>
            </w:r>
          </w:p>
          <w:p w:rsidR="00000000" w:rsidDel="00000000" w:rsidP="00000000" w:rsidRDefault="00000000" w:rsidRPr="00000000" w14:paraId="0000022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134" w:line="240" w:lineRule="auto"/>
              <w:ind w:left="389" w:right="54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Provision (workplaces, Institutions, internships etc.)</w:t>
            </w:r>
          </w:p>
          <w:p w:rsidR="00000000" w:rsidDel="00000000" w:rsidP="00000000" w:rsidRDefault="00000000" w:rsidRPr="00000000" w14:paraId="0000022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15" w:line="253" w:lineRule="auto"/>
              <w:ind w:left="38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Building/Professional Development</w:t>
            </w:r>
          </w:p>
          <w:p w:rsidR="00000000" w:rsidDel="00000000" w:rsidP="00000000" w:rsidRDefault="00000000" w:rsidRPr="00000000" w14:paraId="0000022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825"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Communities of Practise/Task Team creation</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Conferences/Seminars/Webinars</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Curriculum/Module Development</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Technology/Website Development</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Dissemination/Outreach/Engagement</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Exchanges/Visits/Delegations</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Funding Mobilisation &amp; Investment</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&amp; Idea Generation</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Mentoring</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Formation</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Pilot/Feasibility Projects</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Policy/Strategy/Framework Development</w:t>
            </w: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&amp; Knowledge Generation</w:t>
            </w: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89"/>
              </w:tabs>
              <w:spacing w:after="0" w:before="0" w:line="255" w:lineRule="auto"/>
              <w:ind w:left="389" w:right="0" w:hanging="3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Workshops/Training Session</w:t>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103"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Description (What, Who, When) (50 words next)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5-day visit by Ifes representatives to The Open University to exchange expertise on distance learning and explore future online education opportunities (Spring 2027).</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Joint workshops delivered by OU and Ifes staff on distance learning, quality assurance, accessibility, and learner support (Spring–Summer 2027).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A series of online knowledge-sharing workshops hosted by OU and Ifes partners on inclusive distance learning and regional expertise (2027–2028).</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OU–Ifes Community of Practice established to support knowledge exchange and collaboration throughout the project (2027–2028).</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t xml:space="preserve">Joint mapping of regionally specialised expertise across selected Ifes campuses to identify future online and transnational education opportunities (2027–2028).</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pPr>
            <w:r w:rsidDel="00000000" w:rsidR="00000000" w:rsidRPr="00000000">
              <w:rPr>
                <w:rtl w:val="0"/>
              </w:rPr>
            </w:r>
          </w:p>
        </w:tc>
        <w:tc>
          <w:tcPr>
            <w:shd w:fill="f4f4f4"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Summarise what the activity involves, who is responsible, and when it will take place. Keep it concise. Good examples:</w:t>
            </w:r>
          </w:p>
          <w:p w:rsidR="00000000" w:rsidDel="00000000" w:rsidP="00000000" w:rsidRDefault="00000000" w:rsidRPr="00000000" w14:paraId="0000024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119" w:line="240" w:lineRule="auto"/>
              <w:ind w:left="465" w:right="82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series of webinars hosted by UK and Indonesian partners (July 202X)</w:t>
            </w:r>
          </w:p>
          <w:p w:rsidR="00000000" w:rsidDel="00000000" w:rsidP="00000000" w:rsidRDefault="00000000" w:rsidRPr="00000000" w14:paraId="0000024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6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3-day visit by to Vietnamese institution to co-plan curriculum activities (Spring 202X)</w:t>
            </w:r>
          </w:p>
          <w:p w:rsidR="00000000" w:rsidDel="00000000" w:rsidP="00000000" w:rsidRDefault="00000000" w:rsidRPr="00000000" w14:paraId="0000024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518"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Co-designed module taught in two partner universities (Jan–Feb 202X)</w:t>
            </w:r>
          </w:p>
          <w:p w:rsidR="00000000" w:rsidDel="00000000" w:rsidP="00000000" w:rsidRDefault="00000000" w:rsidRPr="00000000" w14:paraId="0000024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50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Online training for admin staff on graduate destination data tools (Sept 202X)</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headerReference r:id="rId17"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this Activity deliver?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Tangible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Webinars</w:t>
            </w:r>
          </w:p>
          <w:p w:rsidR="00000000" w:rsidDel="00000000" w:rsidP="00000000" w:rsidRDefault="00000000" w:rsidRPr="00000000" w14:paraId="00000251">
            <w:pPr>
              <w:rPr/>
            </w:pPr>
            <w:r w:rsidDel="00000000" w:rsidR="00000000" w:rsidRPr="00000000">
              <w:rPr>
                <w:rtl w:val="0"/>
              </w:rPr>
              <w:t xml:space="preserve">Blueprint for a CPD/Microcredential</w:t>
            </w:r>
          </w:p>
          <w:p w:rsidR="00000000" w:rsidDel="00000000" w:rsidP="00000000" w:rsidRDefault="00000000" w:rsidRPr="00000000" w14:paraId="00000252">
            <w:pPr>
              <w:rPr/>
            </w:pPr>
            <w:r w:rsidDel="00000000" w:rsidR="00000000" w:rsidRPr="00000000">
              <w:rPr>
                <w:rtl w:val="0"/>
              </w:rPr>
              <w:t xml:space="preserve">Inclusive curriculum tool</w:t>
            </w:r>
          </w:p>
          <w:p w:rsidR="00000000" w:rsidDel="00000000" w:rsidP="00000000" w:rsidRDefault="00000000" w:rsidRPr="00000000" w14:paraId="00000253">
            <w:pPr>
              <w:rPr/>
            </w:pPr>
            <w:r w:rsidDel="00000000" w:rsidR="00000000" w:rsidRPr="00000000">
              <w:rPr>
                <w:rtl w:val="0"/>
              </w:rPr>
              <w:t xml:space="preserve">Resources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Exchanges/Visits/Delegations</w:t>
            </w:r>
          </w:p>
          <w:p w:rsidR="00000000" w:rsidDel="00000000" w:rsidP="00000000" w:rsidRDefault="00000000" w:rsidRPr="00000000" w14:paraId="00000256">
            <w:pPr>
              <w:rPr/>
            </w:pPr>
            <w:r w:rsidDel="00000000" w:rsidR="00000000" w:rsidRPr="00000000">
              <w:rPr>
                <w:rtl w:val="0"/>
              </w:rPr>
              <w:t xml:space="preserve">Visit completed with meeting notes, case studies, and a joint action plan for future collaboration.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Workshop</w:t>
            </w:r>
          </w:p>
          <w:p w:rsidR="00000000" w:rsidDel="00000000" w:rsidP="00000000" w:rsidRDefault="00000000" w:rsidRPr="00000000" w14:paraId="00000259">
            <w:pPr>
              <w:rPr/>
            </w:pPr>
            <w:r w:rsidDel="00000000" w:rsidR="00000000" w:rsidRPr="00000000">
              <w:rPr>
                <w:rtl w:val="0"/>
              </w:rPr>
              <w:t xml:space="preserve">Workshops delivered with training materials, presentations, and documented recommendations.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Online Workshops</w:t>
            </w:r>
          </w:p>
          <w:p w:rsidR="00000000" w:rsidDel="00000000" w:rsidP="00000000" w:rsidRDefault="00000000" w:rsidRPr="00000000" w14:paraId="0000025C">
            <w:pPr>
              <w:rPr/>
            </w:pPr>
            <w:r w:rsidDel="00000000" w:rsidR="00000000" w:rsidRPr="00000000">
              <w:rPr>
                <w:rtl w:val="0"/>
              </w:rPr>
              <w:t xml:space="preserve">Online workshops delivered with recordings, shared resources, and participant discussions.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Community of Practice</w:t>
            </w:r>
          </w:p>
          <w:p w:rsidR="00000000" w:rsidDel="00000000" w:rsidP="00000000" w:rsidRDefault="00000000" w:rsidRPr="00000000" w14:paraId="0000025F">
            <w:pPr>
              <w:rPr/>
            </w:pPr>
            <w:r w:rsidDel="00000000" w:rsidR="00000000" w:rsidRPr="00000000">
              <w:rPr>
                <w:rtl w:val="0"/>
              </w:rPr>
              <w:t xml:space="preserve">Community of Practice established with regular meetings, shared resources, and collaboration channels.</w:t>
            </w:r>
          </w:p>
          <w:p w:rsidR="00000000" w:rsidDel="00000000" w:rsidP="00000000" w:rsidRDefault="00000000" w:rsidRPr="00000000" w14:paraId="00000260">
            <w:pPr>
              <w:rPr/>
            </w:pPr>
            <w:r w:rsidDel="00000000" w:rsidR="00000000" w:rsidRPr="00000000">
              <w:rPr>
                <w:rtl w:val="0"/>
              </w:rPr>
            </w:r>
          </w:p>
        </w:tc>
        <w:tc>
          <w:tcPr>
            <w:shd w:fill="f4f4f4"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State the immediate result — such as a workshop delivered, a paper submitted, or a tool created.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should be a concrete deliverable. Good examples:</w:t>
            </w:r>
          </w:p>
          <w:p w:rsidR="00000000" w:rsidDel="00000000" w:rsidP="00000000" w:rsidRDefault="00000000" w:rsidRPr="00000000" w14:paraId="0000026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12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Webinars delivered with Q&amp;A and recording</w:t>
            </w:r>
          </w:p>
          <w:p w:rsidR="00000000" w:rsidDel="00000000" w:rsidP="00000000" w:rsidRDefault="00000000" w:rsidRPr="00000000" w14:paraId="0000026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Meeting notes and joint activity plan</w:t>
            </w:r>
          </w:p>
          <w:p w:rsidR="00000000" w:rsidDel="00000000" w:rsidP="00000000" w:rsidRDefault="00000000" w:rsidRPr="00000000" w14:paraId="0000026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Module delivered in both contexts</w:t>
            </w:r>
          </w:p>
          <w:p w:rsidR="00000000" w:rsidDel="00000000" w:rsidP="00000000" w:rsidRDefault="00000000" w:rsidRPr="00000000" w14:paraId="0000026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Shared assessment tasks</w:t>
            </w:r>
          </w:p>
          <w:p w:rsidR="00000000" w:rsidDel="00000000" w:rsidP="00000000" w:rsidRDefault="00000000" w:rsidRPr="00000000" w14:paraId="0000026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65"/>
              </w:tabs>
              <w:spacing w:after="0" w:before="2"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Training slides + session delivery</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96"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Know It Was Successful?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p>
        </w:tc>
        <w:tc>
          <w:tcPr>
            <w:shd w:fill="f4f4f4"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what success looks like for this activity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e.g. number of participants, satisfaction level, agreement reached, engagement achieved. Good examples:</w:t>
            </w:r>
          </w:p>
          <w:p w:rsidR="00000000" w:rsidDel="00000000" w:rsidP="00000000" w:rsidRDefault="00000000" w:rsidRPr="00000000" w14:paraId="0000026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119"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least 80 attendees</w:t>
            </w:r>
          </w:p>
          <w:p w:rsidR="00000000" w:rsidDel="00000000" w:rsidP="00000000" w:rsidRDefault="00000000" w:rsidRPr="00000000" w14:paraId="0000026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75% say it was useful</w:t>
            </w:r>
          </w:p>
          <w:p w:rsidR="00000000" w:rsidDel="00000000" w:rsidP="00000000" w:rsidRDefault="00000000" w:rsidRPr="00000000" w14:paraId="0000027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2"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Partner agrees on 2–3 collaborative activities</w:t>
            </w:r>
          </w:p>
          <w:p w:rsidR="00000000" w:rsidDel="00000000" w:rsidP="00000000" w:rsidRDefault="00000000" w:rsidRPr="00000000" w14:paraId="0000027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40+ students complete the pilot</w:t>
            </w:r>
          </w:p>
          <w:p w:rsidR="00000000" w:rsidDel="00000000" w:rsidP="00000000" w:rsidRDefault="00000000" w:rsidRPr="00000000" w14:paraId="0000027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 staff complete training</w:t>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48"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Verify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Means of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words max)</w:t>
            </w:r>
          </w:p>
        </w:tc>
        <w:tc>
          <w:tcPr>
            <w:shd w:fill="f4f4f4"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Say how you will collect evidence. Good examples:</w:t>
            </w:r>
          </w:p>
          <w:p w:rsidR="00000000" w:rsidDel="00000000" w:rsidP="00000000" w:rsidRDefault="00000000" w:rsidRPr="00000000" w14:paraId="0000027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12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Attendance log</w:t>
            </w:r>
          </w:p>
          <w:p w:rsidR="00000000" w:rsidDel="00000000" w:rsidP="00000000" w:rsidRDefault="00000000" w:rsidRPr="00000000" w14:paraId="0000027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Post-event survey</w:t>
            </w:r>
          </w:p>
          <w:p w:rsidR="00000000" w:rsidDel="00000000" w:rsidP="00000000" w:rsidRDefault="00000000" w:rsidRPr="00000000" w14:paraId="0000027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Webinar recording</w:t>
            </w:r>
          </w:p>
          <w:p w:rsidR="00000000" w:rsidDel="00000000" w:rsidP="00000000" w:rsidRDefault="00000000" w:rsidRPr="00000000" w14:paraId="0000027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Signed action plan</w:t>
            </w:r>
          </w:p>
          <w:p w:rsidR="00000000" w:rsidDel="00000000" w:rsidP="00000000" w:rsidRDefault="00000000" w:rsidRPr="00000000" w14:paraId="0000027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Student enrolment data</w:t>
            </w:r>
          </w:p>
          <w:p w:rsidR="00000000" w:rsidDel="00000000" w:rsidP="00000000" w:rsidRDefault="00000000" w:rsidRPr="00000000" w14:paraId="0000027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2"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Tutor reflections</w:t>
            </w:r>
          </w:p>
          <w:p w:rsidR="00000000" w:rsidDel="00000000" w:rsidP="00000000" w:rsidRDefault="00000000" w:rsidRPr="00000000" w14:paraId="0000027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Feedback form</w:t>
            </w:r>
          </w:p>
          <w:p w:rsidR="00000000" w:rsidDel="00000000" w:rsidP="00000000" w:rsidRDefault="00000000" w:rsidRPr="00000000" w14:paraId="0000027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65"/>
              </w:tabs>
              <w:spacing w:after="0" w:before="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Sample outputs from tool</w:t>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headerReference r:id="rId18" w:type="default"/>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6" name=""/>
                <a:graphic>
                  <a:graphicData uri="http://schemas.microsoft.com/office/word/2010/wordprocessingShape">
                    <wps:wsp>
                      <wps:cNvSpPr/>
                      <wps:cNvPr id="30" name="Shape 30"/>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Project Outputs &amp; Benefits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6"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pStyle w:val="Heading1"/>
        <w:spacing w:before="1" w:lineRule="auto"/>
        <w:ind w:left="144" w:firstLine="0"/>
        <w:rPr/>
      </w:pPr>
      <w:r w:rsidDel="00000000" w:rsidR="00000000" w:rsidRPr="00000000">
        <w:rPr>
          <w:rtl w:val="0"/>
        </w:rPr>
        <w:t xml:space="preserve">Outputs and Benefits by Stakeholder.</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stakeholder groups below, provide a brief description of the anticipated:</w:t>
      </w:r>
    </w:p>
    <w:p w:rsidR="00000000" w:rsidDel="00000000" w:rsidP="00000000" w:rsidRDefault="00000000" w:rsidRPr="00000000" w14:paraId="0000028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64"/>
        </w:tabs>
        <w:spacing w:after="0" w:before="121" w:line="240" w:lineRule="auto"/>
        <w:ind w:left="86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Outputs</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be produced or delivered; and</w:t>
      </w:r>
    </w:p>
    <w:p w:rsidR="00000000" w:rsidDel="00000000" w:rsidP="00000000" w:rsidRDefault="00000000" w:rsidRPr="00000000" w14:paraId="0000028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64"/>
        </w:tabs>
        <w:spacing w:after="0" w:before="119" w:line="240" w:lineRule="auto"/>
        <w:ind w:left="86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Benefits</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improvements or gains are expected.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301"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the UK institution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its international strategy) (200 words max)</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Joint OU–Ifes framework for expanding access to regionally specialised expertise through distance learning.</w:t>
            </w:r>
          </w:p>
          <w:p w:rsidR="00000000" w:rsidDel="00000000" w:rsidP="00000000" w:rsidRDefault="00000000" w:rsidRPr="00000000" w14:paraId="000002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Strategic roadmap identifying future online and transnational education opportunities between the partner institutions.</w:t>
            </w:r>
          </w:p>
          <w:p w:rsidR="00000000" w:rsidDel="00000000" w:rsidP="00000000" w:rsidRDefault="00000000" w:rsidRPr="00000000" w14:paraId="000002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Mapping report of regionally specialised educational provision across selected Ifes campuses.</w:t>
            </w:r>
          </w:p>
          <w:p w:rsidR="00000000" w:rsidDel="00000000" w:rsidP="00000000" w:rsidRDefault="00000000" w:rsidRPr="00000000" w14:paraId="000002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Joint Community of Practice connecting OU and Ifes staff involved in distance learning and internationalisation.</w:t>
            </w:r>
          </w:p>
          <w:p w:rsidR="00000000" w:rsidDel="00000000" w:rsidP="00000000" w:rsidRDefault="00000000" w:rsidRPr="00000000" w14:paraId="000002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Series of workshops and knowledge-sharing resources on distance learning, quality assurance, accessibility, and learner support.</w:t>
            </w:r>
          </w:p>
          <w:p w:rsidR="00000000" w:rsidDel="00000000" w:rsidP="00000000" w:rsidRDefault="00000000" w:rsidRPr="00000000" w14:paraId="000002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Recommendations for future curriculum development, online provision, and international collaboration activities.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tc>
        <w:tc>
          <w:tcPr>
            <w:shd w:fill="eeeeee"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institution (in relation to its international strategy).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163"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Joint research article submitted with overseas partner to strengthen international publication record.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5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Draft framework for cross-border dissertation supervision piloted across two faculties.</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849"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for the UK institution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its international strategy) (200 words max)</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develop the institutional, pedagogical, and strategic foundations for future transnational education (TNE) collaboration in inclusive digital education and AI-enabled professional development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Nurture partnership</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Future research collaboration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Future curriculum co-creation &amp; qualification co-delivery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Knowledge exchange….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t xml:space="preserve">Environmental knowledge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4" w:firstLine="0"/>
              <w:jc w:val="both"/>
              <w:rPr/>
            </w:pP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Stronger institutional foundations for future transnational education collaboration with Brazil and Latin America.</w:t>
            </w:r>
          </w:p>
          <w:p w:rsidR="00000000" w:rsidDel="00000000" w:rsidP="00000000" w:rsidRDefault="00000000" w:rsidRPr="00000000" w14:paraId="000002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Enhanced understanding of how regionally specialised expertise can be expanded through high-quality distance learning and online provision.</w:t>
            </w:r>
          </w:p>
          <w:p w:rsidR="00000000" w:rsidDel="00000000" w:rsidP="00000000" w:rsidRDefault="00000000" w:rsidRPr="00000000" w14:paraId="000002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Increased opportunities for future research collaboration in digital education, inclusion, sustainability, and AI-enabled professional development.</w:t>
            </w:r>
          </w:p>
          <w:p w:rsidR="00000000" w:rsidDel="00000000" w:rsidP="00000000" w:rsidRDefault="00000000" w:rsidRPr="00000000" w14:paraId="000002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Stronger international partnerships and networks supporting future curriculum co-creation and joint educational initiatives.</w:t>
            </w:r>
          </w:p>
          <w:p w:rsidR="00000000" w:rsidDel="00000000" w:rsidP="00000000" w:rsidRDefault="00000000" w:rsidRPr="00000000" w14:paraId="000002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Improved institutional knowledge of educational approaches linked to regional development, environmental sustainability, and community engagement.</w:t>
            </w:r>
          </w:p>
          <w:p w:rsidR="00000000" w:rsidDel="00000000" w:rsidP="00000000" w:rsidRDefault="00000000" w:rsidRPr="00000000" w14:paraId="000002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404" w:hanging="360"/>
              <w:jc w:val="both"/>
              <w:rPr>
                <w:u w:val="none"/>
              </w:rPr>
            </w:pPr>
            <w:r w:rsidDel="00000000" w:rsidR="00000000" w:rsidRPr="00000000">
              <w:rPr>
                <w:rtl w:val="0"/>
              </w:rPr>
              <w:t xml:space="preserve">Greater readiness to develop future online, blended, and transnational education opportunities aligned with The Open University’s internationalisation objectives.</w:t>
            </w:r>
          </w:p>
        </w:tc>
        <w:tc>
          <w:tcPr>
            <w:shd w:fill="eeeeee"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your institution will gain or improve as a result of the project (in relation to its international strategy). These may include improved skills or knowledge, increased visibility, stronger networks, or better alignment with strategic goals.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555"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Stronger institutional positioning for future ASEAN research partnerships.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64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Enhanced internal understanding of international quality assurance practices.</w:t>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16"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your department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2B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Joint framework for scaling regionally specialised expertise through distance learning and online education.</w:t>
            </w:r>
          </w:p>
          <w:p w:rsidR="00000000" w:rsidDel="00000000" w:rsidP="00000000" w:rsidRDefault="00000000" w:rsidRPr="00000000" w14:paraId="000002B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Strategic roadmap identifying future opportunities for international curriculum development and transnational education collaboration.</w:t>
            </w:r>
          </w:p>
          <w:p w:rsidR="00000000" w:rsidDel="00000000" w:rsidP="00000000" w:rsidRDefault="00000000" w:rsidRPr="00000000" w14:paraId="000002B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Repository of case studies on regionally embedded educational provision, sustainability, and inclusive online learning.</w:t>
            </w:r>
          </w:p>
          <w:p w:rsidR="00000000" w:rsidDel="00000000" w:rsidP="00000000" w:rsidRDefault="00000000" w:rsidRPr="00000000" w14:paraId="000002B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Joint workshops and knowledge exchange resources on distance learning, learner support, accessibility, quality assurance, and AI-enabled professional development.</w:t>
            </w:r>
          </w:p>
          <w:p w:rsidR="00000000" w:rsidDel="00000000" w:rsidP="00000000" w:rsidRDefault="00000000" w:rsidRPr="00000000" w14:paraId="000002B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Community of Practice connecting IET and Ifes staff involved in digital education, online learning, and international collaboration.</w:t>
            </w:r>
          </w:p>
          <w:p w:rsidR="00000000" w:rsidDel="00000000" w:rsidP="00000000" w:rsidRDefault="00000000" w:rsidRPr="00000000" w14:paraId="000002B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222" w:hanging="360"/>
              <w:jc w:val="left"/>
              <w:rPr>
                <w:u w:val="none"/>
              </w:rPr>
            </w:pPr>
            <w:r w:rsidDel="00000000" w:rsidR="00000000" w:rsidRPr="00000000">
              <w:rPr>
                <w:rtl w:val="0"/>
              </w:rPr>
              <w:t xml:space="preserve">Mapping report identifying opportunities for future collaborative research, curriculum co-creation, and online educational initiatives.</w:t>
            </w:r>
          </w:p>
        </w:tc>
        <w:tc>
          <w:tcPr>
            <w:shd w:fill="f4f4f4"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department/faculty.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2B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65"/>
              </w:tabs>
              <w:spacing w:after="0" w:before="121" w:line="240" w:lineRule="auto"/>
              <w:ind w:left="465" w:right="32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Co-designed training materials on graduate employability tailored for final-year students.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35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Workshop series delivered on inclusive teaching methods for early-career lecturers.</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97"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for your department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 w:line="240" w:lineRule="auto"/>
              <w:ind w:left="720" w:right="222" w:hanging="360"/>
              <w:jc w:val="left"/>
              <w:rPr>
                <w:u w:val="none"/>
              </w:rPr>
            </w:pPr>
            <w:r w:rsidDel="00000000" w:rsidR="00000000" w:rsidRPr="00000000">
              <w:rPr>
                <w:rtl w:val="0"/>
              </w:rPr>
              <w:t xml:space="preserve">Enhanced understanding of how regionally specialised expertise can be adapted and scaled through distance learning and online education.</w:t>
            </w:r>
          </w:p>
          <w:p w:rsidR="00000000" w:rsidDel="00000000" w:rsidP="00000000" w:rsidRDefault="00000000" w:rsidRPr="00000000" w14:paraId="000002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Increased opportunities for international collaboration in digital education, inclusive learning, sustainability, and AI-enabled professional development.</w:t>
            </w:r>
          </w:p>
          <w:p w:rsidR="00000000" w:rsidDel="00000000" w:rsidP="00000000" w:rsidRDefault="00000000" w:rsidRPr="00000000" w14:paraId="000002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Stronger partnerships and networks supporting future research, curriculum co-creation, and transnational education initiatives.</w:t>
            </w:r>
          </w:p>
          <w:p w:rsidR="00000000" w:rsidDel="00000000" w:rsidP="00000000" w:rsidRDefault="00000000" w:rsidRPr="00000000" w14:paraId="000002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Greater awareness of educational approaches that connect learning provision to regional development, environmental challenges, and community needs.</w:t>
            </w:r>
          </w:p>
          <w:p w:rsidR="00000000" w:rsidDel="00000000" w:rsidP="00000000" w:rsidRDefault="00000000" w:rsidRPr="00000000" w14:paraId="00000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Improved staff knowledge of the Brazilian higher education and distance learning landscape, supporting future international engagement activities.</w:t>
            </w:r>
          </w:p>
          <w:p w:rsidR="00000000" w:rsidDel="00000000" w:rsidP="00000000" w:rsidRDefault="00000000" w:rsidRPr="00000000" w14:paraId="00000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222" w:hanging="360"/>
              <w:jc w:val="left"/>
              <w:rPr>
                <w:u w:val="none"/>
              </w:rPr>
            </w:pPr>
            <w:r w:rsidDel="00000000" w:rsidR="00000000" w:rsidRPr="00000000">
              <w:rPr>
                <w:rtl w:val="0"/>
              </w:rPr>
              <w:t xml:space="preserve">Strengthened capacity to develop innovative and inclusive online learning opportunities with international partners.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tc>
        <w:tc>
          <w:tcPr>
            <w:shd w:fill="eeeeee"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your department/faculty will gain or improve as a result of the project. These may include improved skills or knowledge, increased visibility, stronger networks, or better alignment with strategic goals.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8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Improved staff capacity to embed employability themes in curriculum design.</w:t>
            </w:r>
          </w:p>
          <w:p w:rsidR="00000000" w:rsidDel="00000000" w:rsidP="00000000" w:rsidRDefault="00000000" w:rsidRPr="00000000" w14:paraId="000002C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285"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Increased opportunities for academic staff to engage in international collaboration.</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104"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for your partner(s)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words max)</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2" w:line="240" w:lineRule="auto"/>
              <w:ind w:left="720" w:right="222" w:hanging="360"/>
              <w:jc w:val="left"/>
              <w:rPr>
                <w:u w:val="none"/>
              </w:rPr>
            </w:pPr>
            <w:r w:rsidDel="00000000" w:rsidR="00000000" w:rsidRPr="00000000">
              <w:rPr>
                <w:rtl w:val="0"/>
              </w:rPr>
              <w:t xml:space="preserve">Joint framework for expanding access to regionally specialised expertise through distance learning and online education.</w:t>
            </w:r>
          </w:p>
          <w:p w:rsidR="00000000" w:rsidDel="00000000" w:rsidP="00000000" w:rsidRDefault="00000000" w:rsidRPr="00000000" w14:paraId="000002D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Strategic roadmap identifying future opportunities for online and transnational education development within the Ifes network.</w:t>
            </w:r>
          </w:p>
          <w:p w:rsidR="00000000" w:rsidDel="00000000" w:rsidP="00000000" w:rsidRDefault="00000000" w:rsidRPr="00000000" w14:paraId="000002D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Knowledge exchange workshops and training resources on distance learning design, learner support, accessibility, quality assurance, and digital education.</w:t>
            </w:r>
          </w:p>
          <w:p w:rsidR="00000000" w:rsidDel="00000000" w:rsidP="00000000" w:rsidRDefault="00000000" w:rsidRPr="00000000" w14:paraId="000002D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Mapping report highlighting regionally specialised expertise across selected Ifes campuses and opportunities for wider educational reach.</w:t>
            </w:r>
          </w:p>
          <w:p w:rsidR="00000000" w:rsidDel="00000000" w:rsidP="00000000" w:rsidRDefault="00000000" w:rsidRPr="00000000" w14:paraId="000002D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222" w:hanging="360"/>
              <w:jc w:val="left"/>
              <w:rPr>
                <w:u w:val="none"/>
              </w:rPr>
            </w:pPr>
            <w:r w:rsidDel="00000000" w:rsidR="00000000" w:rsidRPr="00000000">
              <w:rPr>
                <w:rtl w:val="0"/>
              </w:rPr>
              <w:t xml:space="preserve">Joint Community of Practice connecting Ifes and OU staff to support ongoing collaboration and knowledge sharing.</w:t>
            </w:r>
          </w:p>
          <w:p w:rsidR="00000000" w:rsidDel="00000000" w:rsidP="00000000" w:rsidRDefault="00000000" w:rsidRPr="00000000" w14:paraId="000002D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beforeAutospacing="0" w:line="240" w:lineRule="auto"/>
              <w:ind w:left="720" w:right="222" w:hanging="360"/>
              <w:jc w:val="left"/>
              <w:rPr>
                <w:u w:val="none"/>
              </w:rPr>
            </w:pPr>
            <w:r w:rsidDel="00000000" w:rsidR="00000000" w:rsidRPr="00000000">
              <w:rPr>
                <w:rtl w:val="0"/>
              </w:rPr>
              <w:t xml:space="preserve">Recommendations to inform future curriculum development, online provision, and international partnership activities.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pPr>
            <w:r w:rsidDel="00000000" w:rsidR="00000000" w:rsidRPr="00000000">
              <w:rPr>
                <w:rtl w:val="0"/>
              </w:rPr>
            </w:r>
          </w:p>
        </w:tc>
        <w:tc>
          <w:tcPr>
            <w:shd w:fill="eeeeee"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specific, tangible outputs that will be created or delivered for your partner(s). These could include resources, tools, publications, workshops, events, new processes, or formal agreements. Focus on what the project will produce, not general aims or activities.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0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Guide for curriculum mapping developed collaboratively for the partner’s engineering department.</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38" w:hanging="360"/>
              <w:jc w:val="left"/>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Public-facing webinar hosted by the partner to share project findings locally.</w:t>
            </w:r>
            <w:r w:rsidDel="00000000" w:rsidR="00000000" w:rsidRPr="00000000">
              <w:rPr>
                <w:rtl w:val="0"/>
              </w:rPr>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6" name=""/>
                <a:graphic>
                  <a:graphicData uri="http://schemas.microsoft.com/office/word/2010/wordprocessingShape">
                    <wps:wsp>
                      <wps:cNvSpPr/>
                      <wps:cNvPr id="7" name="Shape 7"/>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2: Outcomes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6"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OUTCOMES</w:t>
      </w:r>
    </w:p>
    <w:p w:rsidR="00000000" w:rsidDel="00000000" w:rsidP="00000000" w:rsidRDefault="00000000" w:rsidRPr="00000000" w14:paraId="000002E4">
      <w:pPr>
        <w:pStyle w:val="Heading1"/>
        <w:spacing w:before="119" w:lineRule="auto"/>
        <w:ind w:left="144" w:firstLine="0"/>
        <w:rPr/>
      </w:pPr>
      <w:r w:rsidDel="00000000" w:rsidR="00000000" w:rsidRPr="00000000">
        <w:rPr>
          <w:rtl w:val="0"/>
        </w:rPr>
        <w:t xml:space="preserve">What are the expected outcomes of the proposed project?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up to five expected outcomes of your project. These should include a mix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(such as tangibles, tools, or uptake)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(such as capacity development, relationship building, or increased understanding).</w:t>
      </w:r>
    </w:p>
    <w:p w:rsidR="00000000" w:rsidDel="00000000" w:rsidP="00000000" w:rsidRDefault="00000000" w:rsidRPr="00000000" w14:paraId="000002E6">
      <w:pPr>
        <w:spacing w:before="119" w:lineRule="auto"/>
        <w:ind w:left="144" w:right="351" w:firstLine="0"/>
        <w:jc w:val="left"/>
        <w:rPr>
          <w:sz w:val="22"/>
          <w:szCs w:val="22"/>
        </w:rPr>
      </w:pPr>
      <w:r w:rsidDel="00000000" w:rsidR="00000000" w:rsidRPr="00000000">
        <w:rPr>
          <w:sz w:val="22"/>
          <w:szCs w:val="22"/>
          <w:rtl w:val="0"/>
        </w:rPr>
        <w:t xml:space="preserve">Focus on what will change, improve, or be achieved as a result of your project — </w:t>
      </w:r>
      <w:r w:rsidDel="00000000" w:rsidR="00000000" w:rsidRPr="00000000">
        <w:rPr>
          <w:b w:val="1"/>
          <w:bCs w:val="1"/>
          <w:sz w:val="22"/>
          <w:szCs w:val="22"/>
          <w:rtl w:val="0"/>
        </w:rPr>
        <w:t xml:space="preserve">not what activities you will do</w:t>
      </w:r>
      <w:r w:rsidDel="00000000" w:rsidR="00000000" w:rsidRPr="00000000">
        <w:rPr>
          <w:sz w:val="22"/>
          <w:szCs w:val="22"/>
          <w:rtl w:val="0"/>
        </w:rPr>
        <w:t xml:space="preser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should be specific enough to support monitoring and evaluation later.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9613"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Outcome 1 (200 words max)</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t xml:space="preserve">A joint framework and roadmap for future online and transnational education development are produced, enabling The Open University and Ifes to identify, prioritise, and develop opportunities to expand access to regionally specialised expertise through distance learning.</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pPr>
            <w:r w:rsidDel="00000000" w:rsidR="00000000" w:rsidRPr="00000000">
              <w:rPr>
                <w:rtl w:val="0"/>
              </w:rPr>
            </w:r>
          </w:p>
        </w:tc>
        <w:tc>
          <w:tcPr>
            <w:shd w:fill="f4f4f4"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Good Examples of Hard Outcomes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119"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Tools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An employability toolkit for humanities undergraduates is co-designed by UK and Malaysian staff and piloted with 150 students.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18"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Research Output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joint paper comparing student internship models in the UK and Thailand is drafted and submitted to a peer-reviewed journal.</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319"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Institutional Practice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new template for tracking alumni employment outcomes is introduced by two partner universities after project completion.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67"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Formal Agreements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 memorandum of understanding on future joint programme development is signed between the UK lead institution and two Indonesian universities.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Good examples of Soft Outcomes</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135"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Networks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Early-career researchers from the UK and Indonesia form new working relationships through a thematic workshop on inclusive engineering education.</w:t>
            </w:r>
          </w:p>
          <w:p w:rsidR="00000000" w:rsidDel="00000000" w:rsidP="00000000" w:rsidRDefault="00000000" w:rsidRPr="00000000" w14:paraId="000002F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252" w:line="240" w:lineRule="auto"/>
              <w:ind w:left="518" w:right="133"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Capacity Building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Partner institution staff gain skills in analysing graduate destination data following training delivered as part of the project.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246" w:hanging="3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Mutual Understanding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UK and Vietnamese staff develop shared insight into each other’s curriculum design challenges through co-teaching pilot modules.</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0">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939165"/>
                <wp:effectExtent b="0" l="0" r="0" t="0"/>
                <wp:docPr id="5" name=""/>
                <a:graphic>
                  <a:graphicData uri="http://schemas.microsoft.com/office/word/2010/wordprocessingShape">
                    <wps:wsp>
                      <wps:cNvSpPr/>
                      <wps:cNvPr id="6" name="Shape 6"/>
                      <wps:spPr>
                        <a:xfrm>
                          <a:off x="2110358" y="3315180"/>
                          <a:ext cx="6471285" cy="9296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Outcome 1 timeframe</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Immediate outcome – within 1 month of end of project</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long-term outcome – 12 months+ after project finishes</w:t>
                            </w:r>
                          </w:p>
                        </w:txbxContent>
                      </wps:txbx>
                      <wps:bodyPr anchorCtr="0" anchor="t" bIns="0" lIns="0" spcFirstLastPara="1" rIns="0" wrap="square" tIns="0">
                        <a:noAutofit/>
                      </wps:bodyPr>
                    </wps:wsp>
                  </a:graphicData>
                </a:graphic>
              </wp:inline>
            </w:drawing>
          </mc:Choice>
          <mc:Fallback>
            <w:drawing>
              <wp:inline distB="0" distT="0" distL="0" distR="0">
                <wp:extent cx="6480810" cy="939165"/>
                <wp:effectExtent b="0" l="0" r="0" t="0"/>
                <wp:docPr id="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480810" cy="939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211263</wp:posOffset>
                </wp:positionV>
                <wp:extent cx="6480810" cy="938530"/>
                <wp:effectExtent b="0" l="0" r="0" t="0"/>
                <wp:wrapTopAndBottom distB="0" distT="0"/>
                <wp:docPr id="40" name=""/>
                <a:graphic>
                  <a:graphicData uri="http://schemas.microsoft.com/office/word/2010/wordprocessingShape">
                    <wps:wsp>
                      <wps:cNvSpPr/>
                      <wps:cNvPr id="47" name="Shape 47"/>
                      <wps:spPr>
                        <a:xfrm>
                          <a:off x="2110358" y="3315498"/>
                          <a:ext cx="6471285" cy="9290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Please clarify whether this project is:</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Part of an ongoing or phased initiative (e.g. one of several rounds)</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standalone project with defined start and end points.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211263</wp:posOffset>
                </wp:positionV>
                <wp:extent cx="6480810" cy="938530"/>
                <wp:effectExtent b="0" l="0" r="0" t="0"/>
                <wp:wrapTopAndBottom distB="0" distT="0"/>
                <wp:docPr id="40"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6480810" cy="938530"/>
                        </a:xfrm>
                        <a:prstGeom prst="rect"/>
                        <a:ln/>
                      </pic:spPr>
                    </pic:pic>
                  </a:graphicData>
                </a:graphic>
              </wp:anchor>
            </w:drawing>
          </mc:Fallback>
        </mc:AlternateConten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7589"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aspects of the project will continue, be embedded, or lead to further collaboration with or without British Council funding. (150 words max)</w:t>
            </w:r>
          </w:p>
        </w:tc>
        <w:tc>
          <w:tcPr>
            <w:shd w:fill="f4f4f4"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could include; Continued collaboration between institutions or staff; Integration of resources or tools into regular teaching or strategy; Internal follow-up (e.g. institutional investment, research spin-offs); Wider dissemination (e.g. open sharing, uptake by others).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would be: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6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is a standalone pilot project. However, both partners have agreed to apply jointly for a follow-up phase with other co-funding.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237"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Workshop content will be embedded into an existing first-year teaching module, ensuring continued delivery without additional funding.</w:t>
            </w:r>
          </w:p>
          <w:p w:rsidR="00000000" w:rsidDel="00000000" w:rsidP="00000000" w:rsidRDefault="00000000" w:rsidRPr="00000000" w14:paraId="0000030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7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institutions will explore future joint research bids under their bilateral agreement, building on this collaboration.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36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WhatsApp group and internal network will be maintained by participants for ongoing peer learning and informal exchange.</w:t>
            </w:r>
          </w:p>
          <w:p w:rsidR="00000000" w:rsidDel="00000000" w:rsidP="00000000" w:rsidRDefault="00000000" w:rsidRPr="00000000" w14:paraId="0000030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64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Staff who took part in the project have committed to internal knowledge-sharing sessions, ensuring skills and insights are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passed on.</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 name=""/>
                <a:graphic>
                  <a:graphicData uri="http://schemas.microsoft.com/office/word/2010/wordprocessingShape">
                    <wps:wsp>
                      <wps:cNvSpPr/>
                      <wps:cNvPr id="3" name="Shape 3"/>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3: Gender &amp; EDI Impact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Applicants need to show how the proposed project will contribute to reducing gender inequalities in partnering institutions and countries.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7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074"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the key gender equality issues that are relevant to your project and how it will contribute to addressing these? (200 words max)</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pPr>
            <w:r w:rsidDel="00000000" w:rsidR="00000000" w:rsidRPr="00000000">
              <w:rPr>
                <w:rtl w:val="0"/>
              </w:rPr>
            </w:r>
          </w:p>
          <w:sdt>
            <w:sdtPr>
              <w:id w:val="-949814915"/>
              <w:tag w:val="goog_rdk_123"/>
            </w:sdtPr>
            <w:sdtContent>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ns w:author="Vanessa Battestin" w:id="54" w:date="2026-06-10T22:26:01Z"/>
                    <w:rPrChange w:author="Vanessa Battestin" w:id="55" w:date="2026-06-10T22:26:01Z">
                      <w:rPr/>
                    </w:rPrChange>
                  </w:rPr>
                </w:pPr>
                <w:sdt>
                  <w:sdtPr>
                    <w:id w:val="-1837208452"/>
                    <w:tag w:val="goog_rdk_121"/>
                  </w:sdtPr>
                  <w:sdtContent>
                    <w:ins w:author="Vanessa Battestin" w:id="54" w:date="2026-06-10T22:26:01Z"/>
                    <w:sdt>
                      <w:sdtPr>
                        <w:id w:val="895868556"/>
                        <w:tag w:val="goog_rdk_122"/>
                      </w:sdtPr>
                      <w:sdtContent>
                        <w:ins w:author="Vanessa Battestin" w:id="54" w:date="2026-06-10T22:26:01Z">
                          <w:r w:rsidDel="00000000" w:rsidR="00000000" w:rsidRPr="00000000">
                            <w:rPr>
                              <w:rtl w:val="0"/>
                              <w:rPrChange w:author="Vanessa Battestin" w:id="55" w:date="2026-06-10T22:26:01Z">
                                <w:rPr/>
                              </w:rPrChange>
                            </w:rPr>
                            <w:t xml:space="preserve">Brazil presents significant gender inequalities in access to higher education, particularly for women of working age. Women perform on average 3.4 times more unpaid domestic and care work than men (IBGE, 2022), limiting their participation in face-to-face education. Distance learning is a critical pathway for these women: the Brazil Distance Learning Census 2023 shows they account for more than 60% of enrolments nationwide, including working women, mothers and women in remote regions. Teenage pregnancy also remains a relevant factor in school dropout, with distance learning offering a flexible qualification alternative. At Ifes/Cefor, the Corte de Lovelace project — led by a woman — works on attracting and retaining women in computing, robotics and technology, a historically male-dominated field, serving as a concrete example of distance learning as an instrument of gender equity. Ifes campuses host Gender and Sexuality Studies and Research Nuclei (Nepgens) across the network, developing actions focused on gender equity and sexual diversity, demonstrating the institution's structural commitment to these issues. Both institutions will seek gender balance in the selection of participants across all project activities.</w:t>
                          </w:r>
                        </w:ins>
                      </w:sdtContent>
                    </w:sdt>
                    <w:ins w:author="Vanessa Battestin" w:id="54" w:date="2026-06-10T22:26:01Z"/>
                  </w:sdtContent>
                </w:sdt>
              </w:p>
            </w:sdtContent>
          </w:sdt>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pPr>
            <w:r w:rsidDel="00000000" w:rsidR="00000000" w:rsidRPr="00000000">
              <w:rPr>
                <w:rtl w:val="0"/>
              </w:rPr>
            </w:r>
          </w:p>
        </w:tc>
        <w:tc>
          <w:tcPr>
            <w:shd w:fill="f4f4f4"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Include data and evidence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 support your analysis of the relevant gender equality issues. This should include issues relevant to the theme of your project and to the team that will deliver it.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could include:</w:t>
            </w:r>
          </w:p>
          <w:p w:rsidR="00000000" w:rsidDel="00000000" w:rsidP="00000000" w:rsidRDefault="00000000" w:rsidRPr="00000000" w14:paraId="0000031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274"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Proportion of women and men accessing Higher Education in the target country; data and analysis of groups that are particularly under-represented e.g. disabled women, low income women, women from rural locations etc.</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3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Gendered barriers to Higher education e.g. access to finance, discriminatory cultural and social norms</w:t>
            </w:r>
          </w:p>
          <w:p w:rsidR="00000000" w:rsidDel="00000000" w:rsidP="00000000" w:rsidRDefault="00000000" w:rsidRPr="00000000" w14:paraId="0000031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34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Extent to which there is a gender balance in the target areas of study addressed by the project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 balance of staff (male/female/other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gender identities) in the target institutions and representation at senior levels</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579" w:hRule="atLeast"/>
          <w:tblHeader w:val="0"/>
        </w:trPr>
        <w:tc>
          <w:tcPr/>
          <w:sdt>
            <w:sdtPr>
              <w:id w:val="76319547"/>
              <w:tag w:val="goog_rdk_125"/>
            </w:sdtPr>
            <w:sdtContent>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6" w:date="2026-06-10T22:26:29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measure will be put in place to ensure equal and meaningful opportunities for women, girls, and minority genders, including project design and team composition as well as activities and outcomes (200 words max)</w:t>
                </w:r>
                <w:sdt>
                  <w:sdtPr>
                    <w:id w:val="-1725109898"/>
                    <w:tag w:val="goog_rdk_124"/>
                  </w:sdtPr>
                  <w:sdtContent>
                    <w:ins w:author="Vanessa Battestin" w:id="56" w:date="2026-06-10T22:26:29Z">
                      <w:r w:rsidDel="00000000" w:rsidR="00000000" w:rsidRPr="00000000">
                        <w:rPr>
                          <w:rtl w:val="0"/>
                        </w:rPr>
                      </w:r>
                    </w:ins>
                  </w:sdtContent>
                </w:sdt>
              </w:p>
            </w:sdtContent>
          </w:sdt>
          <w:sdt>
            <w:sdtPr>
              <w:id w:val="1277932900"/>
              <w:tag w:val="goog_rdk_128"/>
            </w:sdtPr>
            <w:sdtContent>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56" w:date="2026-06-10T22:26:29Z"/>
                    <w:rPrChange w:author="Vanessa Battestin" w:id="57"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0072540"/>
                    <w:tag w:val="goog_rdk_126"/>
                  </w:sdtPr>
                  <w:sdtContent>
                    <w:ins w:author="Vanessa Battestin" w:id="56" w:date="2026-06-10T22:26:29Z"/>
                    <w:sdt>
                      <w:sdtPr>
                        <w:id w:val="-1666146966"/>
                        <w:tag w:val="goog_rdk_127"/>
                      </w:sdtPr>
                      <w:sdtContent>
                        <w:ins w:author="Vanessa Battestin" w:id="56" w:date="2026-06-10T22:26:29Z">
                          <w:r w:rsidDel="00000000" w:rsidR="00000000" w:rsidRPr="00000000">
                            <w:rPr>
                              <w:rtl w:val="0"/>
                            </w:rPr>
                          </w:r>
                        </w:ins>
                      </w:sdtContent>
                    </w:sdt>
                    <w:ins w:author="Vanessa Battestin" w:id="56" w:date="2026-06-10T22:26:29Z"/>
                  </w:sdtContent>
                </w:sdt>
              </w:p>
            </w:sdtContent>
          </w:sdt>
          <w:sdt>
            <w:sdtPr>
              <w:id w:val="487078496"/>
              <w:tag w:val="goog_rdk_132"/>
            </w:sdtPr>
            <w:sdtContent>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57"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638706"/>
                    <w:tag w:val="goog_rdk_129"/>
                  </w:sdtPr>
                  <w:sdtContent>
                    <w:ins w:author="Vanessa Battestin" w:id="56" w:date="2026-06-10T22:26:29Z"/>
                    <w:sdt>
                      <w:sdtPr>
                        <w:id w:val="-1398725922"/>
                        <w:tag w:val="goog_rdk_130"/>
                      </w:sdtPr>
                      <w:sdtContent>
                        <w:ins w:author="Vanessa Battestin" w:id="56" w:date="2026-06-10T22:26:29Z">
                          <w:r w:rsidDel="00000000" w:rsidR="00000000" w:rsidRPr="00000000">
                            <w:rPr>
                              <w:rtl w:val="0"/>
                              <w:rPrChange w:author="Vanessa Battestin" w:id="57" w:date="2026-06-10T22:26:29Z">
                                <w:rPr>
                                  <w:rFonts w:ascii="Arial" w:cs="Arial" w:eastAsia="Arial" w:hAnsi="Arial"/>
                                  <w:b w:val="0"/>
                                  <w:bCs w:val="0"/>
                                  <w:i w:val="0"/>
                                  <w:iCs w:val="0"/>
                                  <w:smallCaps w:val="0"/>
                                  <w:strike w:val="0"/>
                                  <w:color w:val="000000"/>
                                  <w:sz w:val="22"/>
                                  <w:szCs w:val="22"/>
                                  <w:u w:val="none"/>
                                  <w:shd w:fill="auto" w:val="clear"/>
                                  <w:vertAlign w:val="baseline"/>
                                </w:rPr>
                              </w:rPrChange>
                            </w:rPr>
                            <w:t xml:space="preserve">Both institutions are committed to balanced and inclusive gender participation across all project activities. In recruiting participants for webinars, workshops and co-design sessions, OU/IET and Ifes/Cefor will actively encourage the representation of women, non-binary people and other minority gender identities, including in leadership and facilitation roles. The project will apply an explicit gender lens in the campus mapping: initiatives aimed at the inclusion of women and people with diverse gender identities with potential to benefit from distance learning will be identified. Nepgens may be consulted as an institutional reference in this mapping process, contributing specialised insight into gender realities across Ifes campuses. The Corte de Lovelace project, for example, although already using distance learning, could be significantly enhanced through innovative strategies — such as learning analytics to analyse participant profiles and progress, personalised learning, and learning design approaches oriented towards reducing dropout. The mapping will also collect gender-disaggregated access indicators across campus courses, enabling identification of where inequalities are most pronounced and where distance learning interventions would have the greatest potential impact.</w:t>
                          </w:r>
                        </w:ins>
                      </w:sdtContent>
                    </w:sdt>
                    <w:ins w:author="Vanessa Battestin" w:id="56" w:date="2026-06-10T22:26:29Z"/>
                  </w:sdtContent>
                </w:sdt>
                <w:sdt>
                  <w:sdtPr>
                    <w:id w:val="-2133718801"/>
                    <w:tag w:val="goog_rdk_131"/>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barriers to participation and engagement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the project and how you will overcome these through your project plan and activities.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could include:</w:t>
            </w:r>
          </w:p>
          <w:p w:rsidR="00000000" w:rsidDel="00000000" w:rsidP="00000000" w:rsidRDefault="00000000" w:rsidRPr="00000000" w14:paraId="000003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57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Holding confidence building sessions and women only focus groups to overcome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restrictive gender norms that limit on women’s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voice and influence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4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Planning and delivering training and workshops at times that respect the disproportionate unpaid care expected and safety needs of women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41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Measures to attract women to HE and/or to study subjects where they are under-represented e.g. through promotion campaigns, role models, targeted scholarships etc.</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274"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Proactive interventions to enhance opportunities for women’s leadership and raising of academic profile to counter gender norms that lead to underrepresentation of</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women in leadership etc.</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6341" w:hRule="atLeast"/>
          <w:tblHeader w:val="0"/>
        </w:trPr>
        <w:tc>
          <w:tcPr/>
          <w:sdt>
            <w:sdtPr>
              <w:id w:val="-435598301"/>
              <w:tag w:val="goog_rdk_134"/>
            </w:sdtPr>
            <w:sdtContent>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58" w:date="2026-06-10T22:26:45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expected and potential impact of the project on people of different genders, both throughout the project and beyond? (200 words max)</w:t>
                </w:r>
                <w:sdt>
                  <w:sdtPr>
                    <w:id w:val="-1630482349"/>
                    <w:tag w:val="goog_rdk_133"/>
                  </w:sdtPr>
                  <w:sdtContent>
                    <w:ins w:author="Vanessa Battestin" w:id="58" w:date="2026-06-10T22:26:45Z">
                      <w:r w:rsidDel="00000000" w:rsidR="00000000" w:rsidRPr="00000000">
                        <w:rPr>
                          <w:rtl w:val="0"/>
                        </w:rPr>
                      </w:r>
                    </w:ins>
                  </w:sdtContent>
                </w:sdt>
              </w:p>
            </w:sdtContent>
          </w:sdt>
          <w:sdt>
            <w:sdtPr>
              <w:id w:val="-1172064844"/>
              <w:tag w:val="goog_rdk_137"/>
            </w:sdtPr>
            <w:sdtContent>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58" w:date="2026-06-10T22:26:45Z"/>
                    <w:rPrChange w:author="Vanessa Battestin" w:id="59"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0730595"/>
                    <w:tag w:val="goog_rdk_135"/>
                  </w:sdtPr>
                  <w:sdtContent>
                    <w:ins w:author="Vanessa Battestin" w:id="58" w:date="2026-06-10T22:26:45Z"/>
                    <w:sdt>
                      <w:sdtPr>
                        <w:id w:val="-1739975343"/>
                        <w:tag w:val="goog_rdk_136"/>
                      </w:sdtPr>
                      <w:sdtContent>
                        <w:ins w:author="Vanessa Battestin" w:id="58" w:date="2026-06-10T22:26:45Z">
                          <w:r w:rsidDel="00000000" w:rsidR="00000000" w:rsidRPr="00000000">
                            <w:rPr>
                              <w:rtl w:val="0"/>
                            </w:rPr>
                          </w:r>
                        </w:ins>
                      </w:sdtContent>
                    </w:sdt>
                    <w:ins w:author="Vanessa Battestin" w:id="58" w:date="2026-06-10T22:26:45Z"/>
                  </w:sdtContent>
                </w:sdt>
              </w:p>
            </w:sdtContent>
          </w:sdt>
          <w:sdt>
            <w:sdtPr>
              <w:id w:val="-831261947"/>
              <w:tag w:val="goog_rdk_141"/>
            </w:sdtPr>
            <w:sdtContent>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PrChange w:author="Vanessa Battestin" w:id="59"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6957780"/>
                    <w:tag w:val="goog_rdk_138"/>
                  </w:sdtPr>
                  <w:sdtContent>
                    <w:ins w:author="Vanessa Battestin" w:id="58" w:date="2026-06-10T22:26:45Z"/>
                    <w:sdt>
                      <w:sdtPr>
                        <w:id w:val="536511253"/>
                        <w:tag w:val="goog_rdk_139"/>
                      </w:sdtPr>
                      <w:sdtContent>
                        <w:ins w:author="Vanessa Battestin" w:id="58" w:date="2026-06-10T22:26:45Z">
                          <w:r w:rsidDel="00000000" w:rsidR="00000000" w:rsidRPr="00000000">
                            <w:rPr>
                              <w:rtl w:val="0"/>
                              <w:rPrChange w:author="Vanessa Battestin" w:id="59" w:date="2026-06-10T22:26:45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expected impact on gender equality is structural: by strengthening the institutional capacity of Ifes/Cefor in distance learning, the project contributes to expanding access to higher education for women and people with diverse gender identities who face barriers to face-to-face participation — particularly working women, mothers and people in remote regions, who benefit most from the flexibility of asynchronous distance learning. The campus mapping will identify existing initiatives targeting these groups, generating gender-disaggregated data that can inform future decisions on expansion through distance learning.</w:t>
                          </w:r>
                        </w:ins>
                      </w:sdtContent>
                    </w:sdt>
                    <w:ins w:author="Vanessa Battestin" w:id="58" w:date="2026-06-10T22:26:45Z"/>
                  </w:sdtContent>
                </w:sdt>
                <w:sdt>
                  <w:sdtPr>
                    <w:id w:val="-1435941081"/>
                    <w:tag w:val="goog_rdk_140"/>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project will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impact women, men and people with diverse gender identities.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Specifically, show how the project will reduce the gender barriers that have been set out in the previous question; and reflect 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any possible opportunities to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challenge unequal power relations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different levels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may include: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9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 in women in leadership positions in tertiary education, with more influence on decision-making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62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Enhanced awareness of good practice to address gender inequalities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13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Increase in quality research outcomes that address local and global challenges through a gendered lens</w:t>
            </w:r>
          </w:p>
          <w:p w:rsidR="00000000" w:rsidDel="00000000" w:rsidP="00000000" w:rsidRDefault="00000000" w:rsidRPr="00000000" w14:paraId="000003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39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Female students are upskilled with relevant skills, including for employability or entrepreneurship, community outcomes, or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46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skills</w:t>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88" w:hRule="atLeast"/>
          <w:tblHeader w:val="0"/>
        </w:trPr>
        <w:tc>
          <w:tcPr/>
          <w:sdt>
            <w:sdtPr>
              <w:id w:val="2011092875"/>
              <w:tag w:val="goog_rdk_143"/>
            </w:sdtPr>
            <w:sdtContent>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0" w:date="2026-06-10T22:26:57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will any risks or unintended negative consequences on gender equality will be avoided (200 words max)</w:t>
                </w:r>
                <w:sdt>
                  <w:sdtPr>
                    <w:id w:val="1438212540"/>
                    <w:tag w:val="goog_rdk_142"/>
                  </w:sdtPr>
                  <w:sdtContent>
                    <w:ins w:author="Vanessa Battestin" w:id="60" w:date="2026-06-10T22:26:57Z">
                      <w:r w:rsidDel="00000000" w:rsidR="00000000" w:rsidRPr="00000000">
                        <w:rPr>
                          <w:rtl w:val="0"/>
                        </w:rPr>
                      </w:r>
                    </w:ins>
                  </w:sdtContent>
                </w:sdt>
              </w:p>
            </w:sdtContent>
          </w:sdt>
          <w:sdt>
            <w:sdtPr>
              <w:id w:val="953414707"/>
              <w:tag w:val="goog_rdk_146"/>
            </w:sdtPr>
            <w:sdtContent>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0" w:date="2026-06-10T22:26:57Z"/>
                    <w:rPrChange w:author="Vanessa Battestin" w:id="61"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1083282"/>
                    <w:tag w:val="goog_rdk_144"/>
                  </w:sdtPr>
                  <w:sdtContent>
                    <w:ins w:author="Vanessa Battestin" w:id="60" w:date="2026-06-10T22:26:57Z"/>
                    <w:sdt>
                      <w:sdtPr>
                        <w:id w:val="-2099144771"/>
                        <w:tag w:val="goog_rdk_145"/>
                      </w:sdtPr>
                      <w:sdtContent>
                        <w:ins w:author="Vanessa Battestin" w:id="60" w:date="2026-06-10T22:26:57Z">
                          <w:r w:rsidDel="00000000" w:rsidR="00000000" w:rsidRPr="00000000">
                            <w:rPr>
                              <w:rtl w:val="0"/>
                            </w:rPr>
                          </w:r>
                        </w:ins>
                      </w:sdtContent>
                    </w:sdt>
                    <w:ins w:author="Vanessa Battestin" w:id="60" w:date="2026-06-10T22:26:57Z"/>
                  </w:sdtContent>
                </w:sdt>
              </w:p>
            </w:sdtContent>
          </w:sdt>
          <w:sdt>
            <w:sdtPr>
              <w:id w:val="-1326030527"/>
              <w:tag w:val="goog_rdk_149"/>
            </w:sdtPr>
            <w:sdtContent>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ins w:author="Vanessa Battestin" w:id="60" w:date="2026-06-10T22:26:57Z"/>
                    <w:rPrChange w:author="Vanessa Battestin" w:id="61"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4468495"/>
                    <w:tag w:val="goog_rdk_147"/>
                  </w:sdtPr>
                  <w:sdtContent>
                    <w:ins w:author="Vanessa Battestin" w:id="60" w:date="2026-06-10T22:26:57Z"/>
                    <w:sdt>
                      <w:sdtPr>
                        <w:id w:val="-454757638"/>
                        <w:tag w:val="goog_rdk_148"/>
                      </w:sdtPr>
                      <w:sdtContent>
                        <w:ins w:author="Vanessa Battestin" w:id="60" w:date="2026-06-10T22:26:57Z">
                          <w:r w:rsidDel="00000000" w:rsidR="00000000" w:rsidRPr="00000000">
                            <w:rPr>
                              <w:rtl w:val="0"/>
                              <w:rPrChange w:author="Vanessa Battestin" w:id="61"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t xml:space="preserve">A potential risk is that knowledge exchange activities attract predominantly participants in technical or leadership roles with lower gender diversity. This will be mitigated through proactive recruitment targeting teaching staff, instructional designers and technicians from both institutions, actively encouraging the participation of women and people with diverse gender identities, including in facilitation and leadership roles within the project. Participation data will be disaggregated by gender in the interim and final reports, enabling monitoring and correction of any imbalances throughout implementation.</w:t>
                          </w:r>
                        </w:ins>
                      </w:sdtContent>
                    </w:sdt>
                    <w:ins w:author="Vanessa Battestin" w:id="60" w:date="2026-06-10T22:26:57Z"/>
                  </w:sdtContent>
                </w:sdt>
              </w:p>
            </w:sdtContent>
          </w:sdt>
          <w:sdt>
            <w:sdtPr>
              <w:id w:val="-1719348265"/>
              <w:tag w:val="goog_rdk_151"/>
            </w:sdtPr>
            <w:sdtContent>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5" w:firstLine="0"/>
                  <w:jc w:val="both"/>
                  <w:rPr>
                    <w:rPrChange w:author="Vanessa Battestin" w:id="61" w:date="2026-06-10T22:26:5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3451302"/>
                    <w:tag w:val="goog_rdk_150"/>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will any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risks and unintended negative consequences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 gender equality be avoided or mitigated against, and monitored?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Good examples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might include:</w:t>
            </w:r>
          </w:p>
          <w:p w:rsidR="00000000" w:rsidDel="00000000" w:rsidP="00000000" w:rsidRDefault="00000000" w:rsidRPr="00000000" w14:paraId="0000034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252" w:line="240" w:lineRule="auto"/>
              <w:ind w:left="465" w:right="30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Restrictive gender norms that limit access to opportunities and meaningful participation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738"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Safeguarding risks including sexual and gender-based violence</w:t>
            </w:r>
          </w:p>
          <w:p w:rsidR="00000000" w:rsidDel="00000000" w:rsidP="00000000" w:rsidRDefault="00000000" w:rsidRPr="00000000" w14:paraId="0000034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5"/>
              </w:tabs>
              <w:spacing w:after="0" w:before="233" w:line="240" w:lineRule="auto"/>
              <w:ind w:left="465" w:right="30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Unpaid care responsibilities limiting ability to access opportunities</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769" w:hRule="atLeast"/>
          <w:tblHeader w:val="0"/>
        </w:trPr>
        <w:tc>
          <w:tcPr/>
          <w:sdt>
            <w:sdtPr>
              <w:id w:val="57485135"/>
              <w:tag w:val="goog_rdk_153"/>
            </w:sdtPr>
            <w:sdtContent>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2" w:date="2026-06-10T22:27:10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Outcomes and Outputs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will relevant outcomes and outputs will be measured in order to demonstrate impact on gender equality including with disaggregated data. (200 words max)</w:t>
                </w:r>
                <w:sdt>
                  <w:sdtPr>
                    <w:id w:val="900459674"/>
                    <w:tag w:val="goog_rdk_152"/>
                  </w:sdtPr>
                  <w:sdtContent>
                    <w:ins w:author="Vanessa Battestin" w:id="62" w:date="2026-06-10T22:27:10Z">
                      <w:r w:rsidDel="00000000" w:rsidR="00000000" w:rsidRPr="00000000">
                        <w:rPr>
                          <w:rtl w:val="0"/>
                        </w:rPr>
                      </w:r>
                    </w:ins>
                  </w:sdtContent>
                </w:sdt>
              </w:p>
            </w:sdtContent>
          </w:sdt>
          <w:sdt>
            <w:sdtPr>
              <w:id w:val="-207475360"/>
              <w:tag w:val="goog_rdk_156"/>
            </w:sdtPr>
            <w:sdtContent>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2" w:date="2026-06-10T22:27:10Z"/>
                    <w:rPrChange w:author="Vanessa Battestin" w:id="63"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304433"/>
                    <w:tag w:val="goog_rdk_154"/>
                  </w:sdtPr>
                  <w:sdtContent>
                    <w:ins w:author="Vanessa Battestin" w:id="62" w:date="2026-06-10T22:27:10Z"/>
                    <w:sdt>
                      <w:sdtPr>
                        <w:id w:val="555569240"/>
                        <w:tag w:val="goog_rdk_155"/>
                      </w:sdtPr>
                      <w:sdtContent>
                        <w:ins w:author="Vanessa Battestin" w:id="62" w:date="2026-06-10T22:27:10Z">
                          <w:r w:rsidDel="00000000" w:rsidR="00000000" w:rsidRPr="00000000">
                            <w:rPr>
                              <w:rtl w:val="0"/>
                            </w:rPr>
                          </w:r>
                        </w:ins>
                      </w:sdtContent>
                    </w:sdt>
                    <w:ins w:author="Vanessa Battestin" w:id="62" w:date="2026-06-10T22:27:10Z"/>
                  </w:sdtContent>
                </w:sdt>
              </w:p>
            </w:sdtContent>
          </w:sdt>
          <w:sdt>
            <w:sdtPr>
              <w:id w:val="1482527116"/>
              <w:tag w:val="goog_rdk_159"/>
            </w:sdtPr>
            <w:sdtContent>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62" w:date="2026-06-10T22:27:10Z"/>
                    <w:rPrChange w:author="Vanessa Battestin" w:id="63"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5023446"/>
                    <w:tag w:val="goog_rdk_157"/>
                  </w:sdtPr>
                  <w:sdtContent>
                    <w:ins w:author="Vanessa Battestin" w:id="62" w:date="2026-06-10T22:27:10Z"/>
                    <w:sdt>
                      <w:sdtPr>
                        <w:id w:val="495384785"/>
                        <w:tag w:val="goog_rdk_158"/>
                      </w:sdtPr>
                      <w:sdtContent>
                        <w:ins w:author="Vanessa Battestin" w:id="62" w:date="2026-06-10T22:27:10Z">
                          <w:r w:rsidDel="00000000" w:rsidR="00000000" w:rsidRPr="00000000">
                            <w:rPr>
                              <w:rtl w:val="0"/>
                              <w:rPrChange w:author="Vanessa Battestin" w:id="63"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gender impact indicator will be gender-disaggregated participation across all project activities — workshops, webinars, the OU visit and co-design sessions — systematically recorded and reported in the interim and final reports. The Ifes campus mapping will generate gender-disaggregated data on course access, enabling identification of where inequalities are most pronounced and which initiatives targeting women and people with diverse gender identities have the greatest potential for expansion through distance learning. These data constitute a concrete output with value for both institutions beyond the project period.</w:t>
                          </w:r>
                        </w:ins>
                      </w:sdtContent>
                    </w:sdt>
                    <w:ins w:author="Vanessa Battestin" w:id="62" w:date="2026-06-10T22:27:10Z"/>
                  </w:sdtContent>
                </w:sdt>
              </w:p>
            </w:sdtContent>
          </w:sdt>
          <w:sdt>
            <w:sdtPr>
              <w:id w:val="-447409037"/>
              <w:tag w:val="goog_rdk_161"/>
            </w:sdtPr>
            <w:sdtContent>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63" w:date="2026-06-10T22:27:1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2728182"/>
                    <w:tag w:val="goog_rdk_160"/>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Give details of anticipated relevant outcomes and outputs that will be measured and how specifically will this be done.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Any outcomes that will look at changes related to people such as - improved knowledge, skills, awareness and attitudes etc. should be included here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these will need to disaggregated by sex/gender at the reporting stage</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878" w:hRule="atLeast"/>
          <w:tblHeader w:val="0"/>
        </w:trPr>
        <w:tc>
          <w:tcPr/>
          <w:sdt>
            <w:sdtPr>
              <w:id w:val="-1867252486"/>
              <w:tag w:val="goog_rdk_163"/>
            </w:sdtPr>
            <w:sdtContent>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4" w:date="2026-06-10T22:27:2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Lessons Learned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are you planning to share lessons learned within your community (institute/university)? (200 words max)</w:t>
                </w:r>
                <w:sdt>
                  <w:sdtPr>
                    <w:id w:val="537942462"/>
                    <w:tag w:val="goog_rdk_162"/>
                  </w:sdtPr>
                  <w:sdtContent>
                    <w:ins w:author="Vanessa Battestin" w:id="64" w:date="2026-06-10T22:27:21Z">
                      <w:r w:rsidDel="00000000" w:rsidR="00000000" w:rsidRPr="00000000">
                        <w:rPr>
                          <w:rtl w:val="0"/>
                        </w:rPr>
                      </w:r>
                    </w:ins>
                  </w:sdtContent>
                </w:sdt>
              </w:p>
            </w:sdtContent>
          </w:sdt>
          <w:sdt>
            <w:sdtPr>
              <w:id w:val="1608960742"/>
              <w:tag w:val="goog_rdk_166"/>
            </w:sdtPr>
            <w:sdtContent>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4" w:date="2026-06-10T22:27:21Z"/>
                    <w:rPrChange w:author="Vanessa Battestin" w:id="65"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8377726"/>
                    <w:tag w:val="goog_rdk_164"/>
                  </w:sdtPr>
                  <w:sdtContent>
                    <w:ins w:author="Vanessa Battestin" w:id="64" w:date="2026-06-10T22:27:21Z"/>
                    <w:sdt>
                      <w:sdtPr>
                        <w:id w:val="-783944206"/>
                        <w:tag w:val="goog_rdk_165"/>
                      </w:sdtPr>
                      <w:sdtContent>
                        <w:ins w:author="Vanessa Battestin" w:id="64" w:date="2026-06-10T22:27:21Z">
                          <w:r w:rsidDel="00000000" w:rsidR="00000000" w:rsidRPr="00000000">
                            <w:rPr>
                              <w:rtl w:val="0"/>
                            </w:rPr>
                          </w:r>
                        </w:ins>
                      </w:sdtContent>
                    </w:sdt>
                    <w:ins w:author="Vanessa Battestin" w:id="64" w:date="2026-06-10T22:27:21Z"/>
                  </w:sdtContent>
                </w:sdt>
              </w:p>
            </w:sdtContent>
          </w:sdt>
          <w:sdt>
            <w:sdtPr>
              <w:id w:val="1980765420"/>
              <w:tag w:val="goog_rdk_169"/>
            </w:sdtPr>
            <w:sdtContent>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ins w:author="Vanessa Battestin" w:id="64" w:date="2026-06-10T22:27:21Z"/>
                    <w:rPrChange w:author="Vanessa Battestin" w:id="65"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7118316"/>
                    <w:tag w:val="goog_rdk_167"/>
                  </w:sdtPr>
                  <w:sdtContent>
                    <w:ins w:author="Vanessa Battestin" w:id="64" w:date="2026-06-10T22:27:21Z"/>
                    <w:sdt>
                      <w:sdtPr>
                        <w:id w:val="174365632"/>
                        <w:tag w:val="goog_rdk_168"/>
                      </w:sdtPr>
                      <w:sdtContent>
                        <w:ins w:author="Vanessa Battestin" w:id="64" w:date="2026-06-10T22:27:21Z">
                          <w:r w:rsidDel="00000000" w:rsidR="00000000" w:rsidRPr="00000000">
                            <w:rPr>
                              <w:rtl w:val="0"/>
                              <w:rPrChange w:author="Vanessa Battestin" w:id="65"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t xml:space="preserve">Lessons learned on gender and inclusion will be shared internally through institutional reports addressed to the leadership of OU/IET and Ifes/Cefor. Externally, the insights will be incorporated into joint publications and presentations at scientific events planned under the dissemination activity. The Community of Practice between IET and Cefor will also serve as an ongoing space for reflection and exchange on inclusive distance learning practices, keeping the discussion on gender equity alive beyond the formal project period.</w:t>
                          </w:r>
                        </w:ins>
                      </w:sdtContent>
                    </w:sdt>
                    <w:ins w:author="Vanessa Battestin" w:id="64" w:date="2026-06-10T22:27:21Z"/>
                  </w:sdtContent>
                </w:sdt>
              </w:p>
            </w:sdtContent>
          </w:sdt>
          <w:sdt>
            <w:sdtPr>
              <w:id w:val="-2064916826"/>
              <w:tag w:val="goog_rdk_171"/>
            </w:sdtPr>
            <w:sdtContent>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85" w:firstLine="0"/>
                  <w:jc w:val="both"/>
                  <w:rPr>
                    <w:rPrChange w:author="Vanessa Battestin" w:id="65" w:date="2026-06-10T22:27: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7662383"/>
                    <w:tag w:val="goog_rdk_170"/>
                  </w:sdtPr>
                  <w:sdtContent>
                    <w:r w:rsidDel="00000000" w:rsidR="00000000" w:rsidRPr="00000000">
                      <w:rPr>
                        <w:rtl w:val="0"/>
                      </w:rPr>
                    </w:r>
                  </w:sdtContent>
                </w:sdt>
              </w:p>
            </w:sdtContent>
          </w:sdt>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pStyle w:val="Heading1"/>
        <w:ind w:left="144" w:firstLine="0"/>
        <w:rPr/>
      </w:pPr>
      <w:r w:rsidDel="00000000" w:rsidR="00000000" w:rsidRPr="00000000">
        <w:rPr>
          <w:rtl w:val="0"/>
        </w:rPr>
        <w:t xml:space="preserve">EQUALITY, DIVERSITY and INCLUSION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project including or addressing any additional Equality, Diversity and Inclusion aspects (e.g. age, disability, race/ethnicity, religion/belief, sexual orientation and socio-economic background)?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119" w:hRule="atLeast"/>
          <w:tblHeader w:val="0"/>
        </w:trPr>
        <w:tc>
          <w:tcPr/>
          <w:sdt>
            <w:sdtPr>
              <w:id w:val="-1576966599"/>
              <w:tag w:val="goog_rdk_173"/>
            </w:sdtPr>
            <w:sdtContent>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66" w:date="2026-06-10T22:51:4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specify the groups included and how they will benefit from the activities (200 words max)</w:t>
                </w:r>
                <w:sdt>
                  <w:sdtPr>
                    <w:id w:val="495718169"/>
                    <w:tag w:val="goog_rdk_172"/>
                  </w:sdtPr>
                  <w:sdtContent>
                    <w:ins w:author="Vanessa Battestin" w:id="66" w:date="2026-06-10T22:51:41Z">
                      <w:r w:rsidDel="00000000" w:rsidR="00000000" w:rsidRPr="00000000">
                        <w:rPr>
                          <w:rtl w:val="0"/>
                        </w:rPr>
                      </w:r>
                    </w:ins>
                  </w:sdtContent>
                </w:sdt>
              </w:p>
            </w:sdtContent>
          </w:sdt>
          <w:sdt>
            <w:sdtPr>
              <w:id w:val="-208502919"/>
              <w:tag w:val="goog_rdk_176"/>
            </w:sdtPr>
            <w:sdtContent>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66" w:date="2026-06-10T22:51:41Z"/>
                    <w:rPrChange w:author="Vanessa Battestin" w:id="67"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8340213"/>
                    <w:tag w:val="goog_rdk_174"/>
                  </w:sdtPr>
                  <w:sdtContent>
                    <w:ins w:author="Vanessa Battestin" w:id="66" w:date="2026-06-10T22:51:41Z"/>
                    <w:sdt>
                      <w:sdtPr>
                        <w:id w:val="1710538849"/>
                        <w:tag w:val="goog_rdk_175"/>
                      </w:sdtPr>
                      <w:sdtContent>
                        <w:ins w:author="Vanessa Battestin" w:id="66" w:date="2026-06-10T22:51:41Z">
                          <w:r w:rsidDel="00000000" w:rsidR="00000000" w:rsidRPr="00000000">
                            <w:rPr>
                              <w:rtl w:val="0"/>
                            </w:rPr>
                          </w:r>
                        </w:ins>
                      </w:sdtContent>
                    </w:sdt>
                    <w:ins w:author="Vanessa Battestin" w:id="66" w:date="2026-06-10T22:51:41Z"/>
                  </w:sdtContent>
                </w:sdt>
              </w:p>
            </w:sdtContent>
          </w:sdt>
          <w:sdt>
            <w:sdtPr>
              <w:id w:val="-505130232"/>
              <w:tag w:val="goog_rdk_179"/>
            </w:sdtPr>
            <w:sdtContent>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ins w:author="Vanessa Battestin" w:id="66" w:date="2026-06-10T22:51:41Z"/>
                    <w:rPrChange w:author="Vanessa Battestin" w:id="67"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1678185"/>
                    <w:tag w:val="goog_rdk_177"/>
                  </w:sdtPr>
                  <w:sdtContent>
                    <w:ins w:author="Vanessa Battestin" w:id="66" w:date="2026-06-10T22:51:41Z"/>
                    <w:sdt>
                      <w:sdtPr>
                        <w:id w:val="-334688009"/>
                        <w:tag w:val="goog_rdk_178"/>
                      </w:sdtPr>
                      <w:sdtContent>
                        <w:ins w:author="Vanessa Battestin" w:id="66" w:date="2026-06-10T22:51:41Z">
                          <w:r w:rsidDel="00000000" w:rsidR="00000000" w:rsidRPr="00000000">
                            <w:rPr>
                              <w:rtl w:val="0"/>
                              <w:rPrChange w:author="Vanessa Battestin" w:id="67"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targets and benefits multiple groups facing barriers to participation in higher education in Brazil: adult workers (particularly low-income), women balancing family responsibilities, learners in remote regions far from physical campuses, people with physical, sensory or cognitive disabilities for whom face-to-face education presents access barriers, quilombola communities and indigenous peoples in territories without access to on-site higher education. Ifes operates as a multi-campus network across Espírito Santo, serving students in urban and rural contexts with diverse socio-economic and ethnic profiles. Initiatives such as the EJA Quilombola programme at São Mateus campus and the Gwatá/NEPTO project at Aracruz campus — working with Tupinikim and Guarani indigenous communities — demonstrate the network's concrete engagement with historically marginalised populations. By strengthening the institutional capacity of Ifes/Cefor in distance learning, the project indirectly contributes to widening access for all these groups — for whom flexible, asynchronous distance learning is often the only viable qualification pathway. Ifes also hosts NAPNE and Nepgens nuclei across its campuses, structures that demonstrate the network's commitment to inclusion and equity as structural values.</w:t>
                          </w:r>
                        </w:ins>
                      </w:sdtContent>
                    </w:sdt>
                    <w:ins w:author="Vanessa Battestin" w:id="66" w:date="2026-06-10T22:51:41Z"/>
                  </w:sdtContent>
                </w:sdt>
              </w:p>
            </w:sdtContent>
          </w:sdt>
          <w:sdt>
            <w:sdtPr>
              <w:id w:val="-2042192509"/>
              <w:tag w:val="goog_rdk_181"/>
            </w:sdtPr>
            <w:sdtContent>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06" w:firstLine="0"/>
                  <w:jc w:val="left"/>
                  <w:rPr>
                    <w:rPrChange w:author="Vanessa Battestin" w:id="67" w:date="2026-06-10T22:51: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3567156"/>
                    <w:tag w:val="goog_rdk_180"/>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Specify the groups included and how they will benefit from the activities</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3" name=""/>
                <a:graphic>
                  <a:graphicData uri="http://schemas.microsoft.com/office/word/2010/wordprocessingShape">
                    <wps:wsp>
                      <wps:cNvSpPr/>
                      <wps:cNvPr id="4" name="Shape 4"/>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3: Environmental Impact, Ethics and Economic Development Relevance</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RELEVANCE TO ECONOMIC DEVELOPMENT, SOCIAL WELFARE, AND ENVIRONMENT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662" w:hRule="atLeast"/>
          <w:tblHeader w:val="0"/>
        </w:trPr>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how the project and planned activities will contribute to the economic development and social welfare of the overseas country. These can develop over the medium term (3-5 years) but the connection to the project outcomes needs to be clear. (300 words max)</w:t>
            </w:r>
            <w:r w:rsidDel="00000000" w:rsidR="00000000" w:rsidRPr="00000000">
              <w:rPr>
                <w:rtl w:val="0"/>
              </w:rPr>
            </w:r>
          </w:p>
          <w:sdt>
            <w:sdtPr>
              <w:id w:val="-633117239"/>
              <w:tag w:val="goog_rdk_185"/>
            </w:sdtPr>
            <w:sdtContent>
              <w:p w:rsidR="00000000" w:rsidDel="00000000" w:rsidP="00000000" w:rsidRDefault="00000000" w:rsidRPr="00000000" w14:paraId="00000370">
                <w:pPr>
                  <w:spacing w:after="240" w:before="240" w:lineRule="auto"/>
                  <w:rPr>
                    <w:ins w:author="Vanessa Battestin" w:id="68" w:date="2026-06-11T12:55:47Z"/>
                    <w:rPrChange w:author="Vanessa Battestin" w:id="69" w:date="2026-06-11T12:55:47Z">
                      <w:rPr/>
                    </w:rPrChange>
                  </w:rPr>
                </w:pPr>
                <w:sdt>
                  <w:sdtPr>
                    <w:id w:val="681388577"/>
                    <w:tag w:val="goog_rdk_183"/>
                  </w:sdtPr>
                  <w:sdtContent>
                    <w:ins w:author="Vanessa Battestin" w:id="68" w:date="2026-06-11T12:55:47Z"/>
                    <w:sdt>
                      <w:sdtPr>
                        <w:id w:val="-1979349650"/>
                        <w:tag w:val="goog_rdk_184"/>
                      </w:sdtPr>
                      <w:sdtContent>
                        <w:ins w:author="Vanessa Battestin" w:id="68" w:date="2026-06-11T12:55:47Z">
                          <w:r w:rsidDel="00000000" w:rsidR="00000000" w:rsidRPr="00000000">
                            <w:rPr>
                              <w:rtl w:val="0"/>
                              <w:rPrChange w:author="Vanessa Battestin" w:id="69" w:date="2026-06-11T12:55:47Z">
                                <w:rPr/>
                              </w:rPrChange>
                            </w:rPr>
                            <w:t xml:space="preserve">Brazil faces persistent skills deficits, particularly in digital competencies, limiting worker productivity in the knowledge economy. Distance learning is a central instrument for addressing this gap in a continental country with dispersed populations and deep regional inequalities — and is also an environmentally responsible choice: avoiding the regular travel of thousands of students generates positive environmental impact at scale.</w:t>
                          </w:r>
                        </w:ins>
                      </w:sdtContent>
                    </w:sdt>
                    <w:ins w:author="Vanessa Battestin" w:id="68" w:date="2026-06-11T12:55:47Z"/>
                  </w:sdtContent>
                </w:sdt>
              </w:p>
            </w:sdtContent>
          </w:sdt>
          <w:sdt>
            <w:sdtPr>
              <w:id w:val="-1051434462"/>
              <w:tag w:val="goog_rdk_188"/>
            </w:sdtPr>
            <w:sdtContent>
              <w:p w:rsidR="00000000" w:rsidDel="00000000" w:rsidP="00000000" w:rsidRDefault="00000000" w:rsidRPr="00000000" w14:paraId="00000371">
                <w:pPr>
                  <w:spacing w:after="240" w:before="240" w:lineRule="auto"/>
                  <w:rPr>
                    <w:ins w:author="Vanessa Battestin" w:id="68" w:date="2026-06-11T12:55:47Z"/>
                    <w:rPrChange w:author="Vanessa Battestin" w:id="69" w:date="2026-06-11T12:55:47Z">
                      <w:rPr/>
                    </w:rPrChange>
                  </w:rPr>
                </w:pPr>
                <w:sdt>
                  <w:sdtPr>
                    <w:id w:val="-1109852475"/>
                    <w:tag w:val="goog_rdk_186"/>
                  </w:sdtPr>
                  <w:sdtContent>
                    <w:ins w:author="Vanessa Battestin" w:id="68" w:date="2026-06-11T12:55:47Z"/>
                    <w:sdt>
                      <w:sdtPr>
                        <w:id w:val="1365371758"/>
                        <w:tag w:val="goog_rdk_187"/>
                      </w:sdtPr>
                      <w:sdtContent>
                        <w:ins w:author="Vanessa Battestin" w:id="68" w:date="2026-06-11T12:55:47Z">
                          <w:r w:rsidDel="00000000" w:rsidR="00000000" w:rsidRPr="00000000">
                            <w:rPr>
                              <w:rtl w:val="0"/>
                              <w:rPrChange w:author="Vanessa Battestin" w:id="69" w:date="2026-06-11T12:55:47Z">
                                <w:rPr/>
                              </w:rPrChange>
                            </w:rPr>
                            <w:t xml:space="preserve">By strengthening Ifes/Cefor's capabilities in instructional design, learning analytics, personalised learning and AI in education, the project creates conditions for higher-quality distance learning programmes in the medium term — benefiting adult workers, remote populations and groups historically excluded from face-to-face education, including quilombola and indigenous communities in Espírito Santo. The Open University deepens its understanding of the Brazilian educational context and strengthens its TNE strategy for Latin America.</w:t>
                          </w:r>
                        </w:ins>
                      </w:sdtContent>
                    </w:sdt>
                    <w:ins w:author="Vanessa Battestin" w:id="68" w:date="2026-06-11T12:55:47Z"/>
                  </w:sdtContent>
                </w:sdt>
              </w:p>
            </w:sdtContent>
          </w:sdt>
          <w:sdt>
            <w:sdtPr>
              <w:id w:val="-2035399651"/>
              <w:tag w:val="goog_rdk_191"/>
            </w:sdtPr>
            <w:sdtContent>
              <w:p w:rsidR="00000000" w:rsidDel="00000000" w:rsidP="00000000" w:rsidRDefault="00000000" w:rsidRPr="00000000" w14:paraId="00000372">
                <w:pPr>
                  <w:spacing w:after="240" w:before="240" w:lineRule="auto"/>
                  <w:rPr>
                    <w:ins w:author="Vanessa Battestin" w:id="68" w:date="2026-06-11T12:55:47Z"/>
                    <w:rPrChange w:author="Vanessa Battestin" w:id="69" w:date="2026-06-11T12:55:47Z">
                      <w:rPr/>
                    </w:rPrChange>
                  </w:rPr>
                </w:pPr>
                <w:sdt>
                  <w:sdtPr>
                    <w:id w:val="348971360"/>
                    <w:tag w:val="goog_rdk_189"/>
                  </w:sdtPr>
                  <w:sdtContent>
                    <w:ins w:author="Vanessa Battestin" w:id="68" w:date="2026-06-11T12:55:47Z"/>
                    <w:sdt>
                      <w:sdtPr>
                        <w:id w:val="-821477707"/>
                        <w:tag w:val="goog_rdk_190"/>
                      </w:sdtPr>
                      <w:sdtContent>
                        <w:ins w:author="Vanessa Battestin" w:id="68" w:date="2026-06-11T12:55:47Z">
                          <w:r w:rsidDel="00000000" w:rsidR="00000000" w:rsidRPr="00000000">
                            <w:rPr>
                              <w:rtl w:val="0"/>
                              <w:rPrChange w:author="Vanessa Battestin" w:id="69" w:date="2026-06-11T12:55:47Z">
                                <w:rPr/>
                              </w:rPrChange>
                            </w:rPr>
                            <w:t xml:space="preserve">The campus mapping will identify regionally specialised expertise with potential for expansion through distance learning — such as the Master's in Blue Economy and Biodiversity at Piúma campus, the first of its kind in Brazil, and the Rio Doce Escolar project (Educimat/Ifes), which trains environmental educators along the Rio Doce basin — demonstrating that Ifes already connects distance learning, sustainability and support for vulnerable populations.</w:t>
                          </w:r>
                        </w:ins>
                      </w:sdtContent>
                    </w:sdt>
                    <w:ins w:author="Vanessa Battestin" w:id="68" w:date="2026-06-11T12:55:47Z"/>
                  </w:sdtContent>
                </w:sdt>
              </w:p>
            </w:sdtContent>
          </w:sdt>
          <w:sdt>
            <w:sdtPr>
              <w:id w:val="2136819456"/>
              <w:tag w:val="goog_rdk_195"/>
            </w:sdtPr>
            <w:sdtContent>
              <w:p w:rsidR="00000000" w:rsidDel="00000000" w:rsidP="00000000" w:rsidRDefault="00000000" w:rsidRPr="00000000" w14:paraId="00000373">
                <w:pPr>
                  <w:spacing w:after="240" w:before="240" w:lineRule="auto"/>
                  <w:rPr>
                    <w:del w:author="Vanessa Battestin" w:id="68" w:date="2026-06-11T12:55:47Z"/>
                  </w:rPr>
                </w:pPr>
                <w:sdt>
                  <w:sdtPr>
                    <w:id w:val="918711196"/>
                    <w:tag w:val="goog_rdk_192"/>
                  </w:sdtPr>
                  <w:sdtContent>
                    <w:ins w:author="Vanessa Battestin" w:id="68" w:date="2026-06-11T12:55:47Z"/>
                    <w:sdt>
                      <w:sdtPr>
                        <w:id w:val="845078547"/>
                        <w:tag w:val="goog_rdk_193"/>
                      </w:sdtPr>
                      <w:sdtContent>
                        <w:ins w:author="Vanessa Battestin" w:id="68" w:date="2026-06-11T12:55:47Z">
                          <w:r w:rsidDel="00000000" w:rsidR="00000000" w:rsidRPr="00000000">
                            <w:rPr>
                              <w:rtl w:val="0"/>
                              <w:rPrChange w:author="Vanessa Battestin" w:id="69" w:date="2026-06-11T12:55:47Z">
                                <w:rPr/>
                              </w:rPrChange>
                            </w:rPr>
                            <w:t xml:space="preserve">The co-developed framework and roadmap will provide both Ifes/Cefor and The Open University with a strategic foundation for future collaborations. With 22 campuses across Espírito Santo, improvements in distance learning quality have a multiplier effect across one of the state's largest professional education systems; in the medium term, the instruments generated have the potential to be replicated across the 41 institutions of the Conif network — present in every Brazilian state — amplifying the social, economic and environmental impact of the project.</w:t>
                          </w:r>
                        </w:ins>
                      </w:sdtContent>
                    </w:sdt>
                    <w:ins w:author="Vanessa Battestin" w:id="68" w:date="2026-06-11T12:55:47Z"/>
                  </w:sdtContent>
                </w:sdt>
                <w:sdt>
                  <w:sdtPr>
                    <w:id w:val="-899512275"/>
                    <w:tag w:val="goog_rdk_194"/>
                  </w:sdtPr>
                  <w:sdtContent>
                    <w:del w:author="Vanessa Battestin" w:id="68" w:date="2026-06-11T12:55:47Z">
                      <w:r w:rsidDel="00000000" w:rsidR="00000000" w:rsidRPr="00000000">
                        <w:rPr>
                          <w:rtl w:val="0"/>
                        </w:rPr>
                      </w:r>
                    </w:del>
                  </w:sdtContent>
                </w:sdt>
              </w:p>
            </w:sdtContent>
          </w:sdt>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pPr>
            <w:r w:rsidDel="00000000" w:rsidR="00000000" w:rsidRPr="00000000">
              <w:rPr>
                <w:rtl w:val="0"/>
              </w:rPr>
            </w:r>
          </w:p>
        </w:tc>
        <w:tc>
          <w:tcPr>
            <w:shd w:fill="f4f4f4"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how your project will create lasting benefits for the local economy and society, not just during implementation but over the next few years.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your activities will support jobs, skills, businesses, or wider economic growth.</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social outcomes such as improved wellbeing, inclusion, or community resilience.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the link between your project outputs and the longer-term economic and social impact</w:t>
            </w:r>
          </w:p>
        </w:tc>
      </w:tr>
    </w:tbl>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spacing w:before="0" w:lineRule="auto"/>
        <w:ind w:left="144" w:right="0" w:firstLine="0"/>
        <w:jc w:val="left"/>
        <w:rPr>
          <w:b w:val="1"/>
          <w:bCs w:val="1"/>
          <w:sz w:val="22"/>
          <w:szCs w:val="22"/>
        </w:rPr>
      </w:pPr>
      <w:r w:rsidDel="00000000" w:rsidR="00000000" w:rsidRPr="00000000">
        <w:rPr>
          <w:b w:val="1"/>
          <w:bCs w:val="1"/>
          <w:sz w:val="22"/>
          <w:szCs w:val="22"/>
          <w:rtl w:val="0"/>
        </w:rPr>
        <w:t xml:space="preserve">ENVIRONMENTAL IMPACT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663" w:hRule="atLeast"/>
          <w:tblHeader w:val="0"/>
        </w:trPr>
        <w:tc>
          <w:tcPr/>
          <w:sdt>
            <w:sdtPr>
              <w:id w:val="-1977727646"/>
              <w:tag w:val="goog_rdk_197"/>
            </w:sdtPr>
            <w:sdtContent>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0" w:date="2026-06-11T13:04:43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expected impact of the proposed project on the climate and environment (both throughout the project and beyond)? (300 words max)</w:t>
                </w:r>
                <w:sdt>
                  <w:sdtPr>
                    <w:id w:val="1338632259"/>
                    <w:tag w:val="goog_rdk_196"/>
                  </w:sdtPr>
                  <w:sdtContent>
                    <w:ins w:author="Vanessa Battestin" w:id="70" w:date="2026-06-11T13:04:43Z">
                      <w:r w:rsidDel="00000000" w:rsidR="00000000" w:rsidRPr="00000000">
                        <w:rPr>
                          <w:rtl w:val="0"/>
                        </w:rPr>
                      </w:r>
                    </w:ins>
                  </w:sdtContent>
                </w:sdt>
              </w:p>
            </w:sdtContent>
          </w:sdt>
          <w:sdt>
            <w:sdtPr>
              <w:id w:val="1469687984"/>
              <w:tag w:val="goog_rdk_200"/>
            </w:sdtPr>
            <w:sdtContent>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0" w:date="2026-06-11T13:04:43Z"/>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52212719"/>
                    <w:tag w:val="goog_rdk_198"/>
                  </w:sdtPr>
                  <w:sdtContent>
                    <w:ins w:author="Vanessa Battestin" w:id="70" w:date="2026-06-11T13:04:43Z"/>
                    <w:sdt>
                      <w:sdtPr>
                        <w:id w:val="132648468"/>
                        <w:tag w:val="goog_rdk_199"/>
                      </w:sdtPr>
                      <w:sdtContent>
                        <w:ins w:author="Vanessa Battestin" w:id="70" w:date="2026-06-11T13:04:43Z">
                          <w:r w:rsidDel="00000000" w:rsidR="00000000" w:rsidRPr="00000000">
                            <w:rPr>
                              <w:rtl w:val="0"/>
                            </w:rPr>
                          </w:r>
                        </w:ins>
                      </w:sdtContent>
                    </w:sdt>
                    <w:ins w:author="Vanessa Battestin" w:id="70" w:date="2026-06-11T13:04:43Z"/>
                  </w:sdtContent>
                </w:sdt>
              </w:p>
            </w:sdtContent>
          </w:sdt>
          <w:sdt>
            <w:sdtPr>
              <w:id w:val="1350036287"/>
              <w:tag w:val="goog_rdk_203"/>
            </w:sdtPr>
            <w:sdtContent>
              <w:p w:rsidR="00000000" w:rsidDel="00000000" w:rsidP="00000000" w:rsidRDefault="00000000" w:rsidRPr="00000000" w14:paraId="00000380">
                <w:pPr>
                  <w:spacing w:after="240" w:before="240" w:lineRule="auto"/>
                  <w:rPr>
                    <w:ins w:author="Vanessa Battestin" w:id="70" w:date="2026-06-11T13:04:43Z"/>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3659045"/>
                    <w:tag w:val="goog_rdk_201"/>
                  </w:sdtPr>
                  <w:sdtContent>
                    <w:ins w:author="Vanessa Battestin" w:id="70" w:date="2026-06-11T13:04:43Z"/>
                    <w:sdt>
                      <w:sdtPr>
                        <w:id w:val="1308958658"/>
                        <w:tag w:val="goog_rdk_202"/>
                      </w:sdtPr>
                      <w:sdtContent>
                        <w:ins w:author="Vanessa Battestin" w:id="70" w:date="2026-06-11T13:04:43Z">
                          <w:r w:rsidDel="00000000" w:rsidR="00000000" w:rsidRPr="00000000">
                            <w:rPr>
                              <w:rtl w:val="0"/>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has been designed to minimise its direct environmental impact. The vast majority of activities — webinars, workshops, institutional mapping, co-design sessions and dissemination — will be conducted online, generating a minimal carbon footprint. Only one in-person visit is planned, in economy class in accordance with British Council policy. All project outputs will be published in open-access digital format, with no printed distribution. Online collaborative tools will be used for project management, communication and reporting.</w:t>
                          </w:r>
                        </w:ins>
                      </w:sdtContent>
                    </w:sdt>
                    <w:ins w:author="Vanessa Battestin" w:id="70" w:date="2026-06-11T13:04:43Z"/>
                  </w:sdtContent>
                </w:sdt>
              </w:p>
            </w:sdtContent>
          </w:sdt>
          <w:sdt>
            <w:sdtPr>
              <w:id w:val="1240508124"/>
              <w:tag w:val="goog_rdk_206"/>
            </w:sdtPr>
            <w:sdtContent>
              <w:p w:rsidR="00000000" w:rsidDel="00000000" w:rsidP="00000000" w:rsidRDefault="00000000" w:rsidRPr="00000000" w14:paraId="00000381">
                <w:pPr>
                  <w:spacing w:after="240" w:before="240" w:lineRule="auto"/>
                  <w:rPr>
                    <w:ins w:author="Vanessa Battestin" w:id="70" w:date="2026-06-11T13:04:43Z"/>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3649110"/>
                    <w:tag w:val="goog_rdk_204"/>
                  </w:sdtPr>
                  <w:sdtContent>
                    <w:ins w:author="Vanessa Battestin" w:id="70" w:date="2026-06-11T13:04:43Z"/>
                    <w:sdt>
                      <w:sdtPr>
                        <w:id w:val="467209226"/>
                        <w:tag w:val="goog_rdk_205"/>
                      </w:sdtPr>
                      <w:sdtContent>
                        <w:ins w:author="Vanessa Battestin" w:id="70" w:date="2026-06-11T13:04:43Z">
                          <w:r w:rsidDel="00000000" w:rsidR="00000000" w:rsidRPr="00000000">
                            <w:rPr>
                              <w:rtl w:val="0"/>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negative environmental impact is the carbon generated by transatlantic air travel. However, the decision to consolidate all in-person activities into a single visit — rather than multiple trips throughout the project — is the principal mitigation measure adopted. Digital energy consumption will be minimised by using platforms already available at both institutions, with no additional infrastructure required.</w:t>
                          </w:r>
                        </w:ins>
                      </w:sdtContent>
                    </w:sdt>
                    <w:ins w:author="Vanessa Battestin" w:id="70" w:date="2026-06-11T13:04:43Z"/>
                  </w:sdtContent>
                </w:sdt>
              </w:p>
            </w:sdtContent>
          </w:sdt>
          <w:sdt>
            <w:sdtPr>
              <w:id w:val="129421604"/>
              <w:tag w:val="goog_rdk_209"/>
            </w:sdtPr>
            <w:sdtContent>
              <w:p w:rsidR="00000000" w:rsidDel="00000000" w:rsidP="00000000" w:rsidRDefault="00000000" w:rsidRPr="00000000" w14:paraId="00000382">
                <w:pPr>
                  <w:spacing w:after="240" w:before="240" w:lineRule="auto"/>
                  <w:rPr>
                    <w:ins w:author="Vanessa Battestin" w:id="70" w:date="2026-06-11T13:04:43Z"/>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2648659"/>
                    <w:tag w:val="goog_rdk_207"/>
                  </w:sdtPr>
                  <w:sdtContent>
                    <w:ins w:author="Vanessa Battestin" w:id="70" w:date="2026-06-11T13:04:43Z"/>
                    <w:sdt>
                      <w:sdtPr>
                        <w:id w:val="-1630635718"/>
                        <w:tag w:val="goog_rdk_208"/>
                      </w:sdtPr>
                      <w:sdtContent>
                        <w:ins w:author="Vanessa Battestin" w:id="70" w:date="2026-06-11T13:04:43Z">
                          <w:r w:rsidDel="00000000" w:rsidR="00000000" w:rsidRPr="00000000">
                            <w:rPr>
                              <w:rtl w:val="0"/>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t xml:space="preserve">Regarding long-term positive impact, the project contributes indirectly to emissions reduction at scale: by strengthening the quality and reach of distance learning at Ifes — a network of 22 campuses across Espírito Santo — it supports more students accessing education without regular travel to physical campuses, reducing transport-associated emissions. The campus mapping will identify initiatives such as the Master's in Blue Economy and Biodiversity (Piúma campus) and the Rio Doce Escolar project (Educimat/Ifes), which work directly with environmental sustainability and education in climate-vulnerable contexts — whose potential expansion through distance learning represents a concrete environmental and social benefit. The project is aligned with SDG 13 and the climate commitments of both Brazil and the United Kingdom.</w:t>
                          </w:r>
                        </w:ins>
                      </w:sdtContent>
                    </w:sdt>
                    <w:ins w:author="Vanessa Battestin" w:id="70" w:date="2026-06-11T13:04:43Z"/>
                  </w:sdtContent>
                </w:sdt>
              </w:p>
            </w:sdtContent>
          </w:sdt>
          <w:sdt>
            <w:sdtPr>
              <w:id w:val="1901325975"/>
              <w:tag w:val="goog_rdk_211"/>
            </w:sdtPr>
            <w:sdtContent>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71" w:date="2026-06-11T13:04:43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8943559"/>
                    <w:tag w:val="goog_rdk_210"/>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both the positive and negative environmental impacts your project may have during delivery and after completion.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you will minimise any potential harm and enhance any benefits, such as reducing emissions, improving resource efficiency, or supporting biodiversity.</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long-term sustainability and how the project aligns with local or global climate goals.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practical steps you will take to manage environmental impact.</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901" w:hRule="atLeast"/>
          <w:tblHeader w:val="0"/>
        </w:trPr>
        <w:tc>
          <w:tcPr/>
          <w:sdt>
            <w:sdtPr>
              <w:id w:val="-785014451"/>
              <w:tag w:val="goog_rdk_213"/>
            </w:sdtPr>
            <w:sdtContent>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ins w:author="Vanessa Battestin" w:id="72" w:date="2026-06-11T13:11:54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travel is planned, please provide justification why travel is essential to ensure project outcomes and impact (300 words max)</w:t>
                </w:r>
                <w:sdt>
                  <w:sdtPr>
                    <w:id w:val="-407160208"/>
                    <w:tag w:val="goog_rdk_212"/>
                  </w:sdtPr>
                  <w:sdtContent>
                    <w:ins w:author="Vanessa Battestin" w:id="72" w:date="2026-06-11T13:11:54Z">
                      <w:r w:rsidDel="00000000" w:rsidR="00000000" w:rsidRPr="00000000">
                        <w:rPr>
                          <w:rtl w:val="0"/>
                        </w:rPr>
                      </w:r>
                    </w:ins>
                  </w:sdtContent>
                </w:sdt>
              </w:p>
            </w:sdtContent>
          </w:sdt>
          <w:sdt>
            <w:sdtPr>
              <w:id w:val="-1561289786"/>
              <w:tag w:val="goog_rdk_216"/>
            </w:sdtPr>
            <w:sdtContent>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ins w:author="Vanessa Battestin" w:id="72" w:date="2026-06-11T13:11:54Z"/>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7387152"/>
                    <w:tag w:val="goog_rdk_214"/>
                  </w:sdtPr>
                  <w:sdtContent>
                    <w:ins w:author="Vanessa Battestin" w:id="72" w:date="2026-06-11T13:11:54Z"/>
                    <w:sdt>
                      <w:sdtPr>
                        <w:id w:val="272351617"/>
                        <w:tag w:val="goog_rdk_215"/>
                      </w:sdtPr>
                      <w:sdtContent>
                        <w:ins w:author="Vanessa Battestin" w:id="72" w:date="2026-06-11T13:11:54Z">
                          <w:r w:rsidDel="00000000" w:rsidR="00000000" w:rsidRPr="00000000">
                            <w:rPr>
                              <w:rtl w:val="0"/>
                            </w:rPr>
                          </w:r>
                        </w:ins>
                      </w:sdtContent>
                    </w:sdt>
                    <w:ins w:author="Vanessa Battestin" w:id="72" w:date="2026-06-11T13:11:54Z"/>
                  </w:sdtContent>
                </w:sdt>
              </w:p>
            </w:sdtContent>
          </w:sdt>
          <w:sdt>
            <w:sdtPr>
              <w:id w:val="349634472"/>
              <w:tag w:val="goog_rdk_219"/>
            </w:sdtPr>
            <w:sdtContent>
              <w:p w:rsidR="00000000" w:rsidDel="00000000" w:rsidP="00000000" w:rsidRDefault="00000000" w:rsidRPr="00000000" w14:paraId="0000038E">
                <w:pPr>
                  <w:spacing w:after="240" w:before="240" w:lineRule="auto"/>
                  <w:rPr>
                    <w:ins w:author="Vanessa Battestin" w:id="72" w:date="2026-06-11T13:11:54Z"/>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4971079"/>
                    <w:tag w:val="goog_rdk_217"/>
                  </w:sdtPr>
                  <w:sdtContent>
                    <w:ins w:author="Vanessa Battestin" w:id="72" w:date="2026-06-11T13:11:54Z"/>
                    <w:sdt>
                      <w:sdtPr>
                        <w:id w:val="883830865"/>
                        <w:tag w:val="goog_rdk_218"/>
                      </w:sdtPr>
                      <w:sdtContent>
                        <w:ins w:author="Vanessa Battestin" w:id="72" w:date="2026-06-11T13:11:54Z">
                          <w:r w:rsidDel="00000000" w:rsidR="00000000" w:rsidRPr="00000000">
                            <w:rPr>
                              <w:rtl w:val="0"/>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in-person visit to The Open University is essential to achieving the project's objectives for reasons that cannot be replicated through remote engagement. First and foremost, building a long-term TNE partnership depends fundamentally on institutional trust — and this is established far more effectively through in-person contact, immersion in team dynamics, observation of organisational culture, and informal conversations that virtual environments do not afford.</w:t>
                          </w:r>
                        </w:ins>
                      </w:sdtContent>
                    </w:sdt>
                    <w:ins w:author="Vanessa Battestin" w:id="72" w:date="2026-06-11T13:11:54Z"/>
                  </w:sdtContent>
                </w:sdt>
              </w:p>
            </w:sdtContent>
          </w:sdt>
          <w:sdt>
            <w:sdtPr>
              <w:id w:val="1549374699"/>
              <w:tag w:val="goog_rdk_222"/>
            </w:sdtPr>
            <w:sdtContent>
              <w:p w:rsidR="00000000" w:rsidDel="00000000" w:rsidP="00000000" w:rsidRDefault="00000000" w:rsidRPr="00000000" w14:paraId="0000038F">
                <w:pPr>
                  <w:spacing w:after="240" w:before="240" w:lineRule="auto"/>
                  <w:rPr>
                    <w:ins w:author="Vanessa Battestin" w:id="72" w:date="2026-06-11T13:11:54Z"/>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4433530"/>
                    <w:tag w:val="goog_rdk_220"/>
                  </w:sdtPr>
                  <w:sdtContent>
                    <w:ins w:author="Vanessa Battestin" w:id="72" w:date="2026-06-11T13:11:54Z"/>
                    <w:sdt>
                      <w:sdtPr>
                        <w:id w:val="-1757916261"/>
                        <w:tag w:val="goog_rdk_221"/>
                      </w:sdtPr>
                      <w:sdtContent>
                        <w:ins w:author="Vanessa Battestin" w:id="72" w:date="2026-06-11T13:11:54Z">
                          <w:r w:rsidDel="00000000" w:rsidR="00000000" w:rsidRPr="00000000">
                            <w:rPr>
                              <w:rtl w:val="0"/>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visit will enable Ifes/Cefor representatives to directly observe how the OU's Institute of Educational Technology operates in practice: its instructional design processes, student support systems, quality assurance structures, and approaches to inclusive and accessible education. This kind of situated learning — seeing, questioning and experiencing on the ground — is qualitatively different from what can be conveyed through webinars or documents, and is precisely what will give depth and authenticity to the co-design of the framework and roadmap.</w:t>
                          </w:r>
                        </w:ins>
                      </w:sdtContent>
                    </w:sdt>
                    <w:ins w:author="Vanessa Battestin" w:id="72" w:date="2026-06-11T13:11:54Z"/>
                  </w:sdtContent>
                </w:sdt>
              </w:p>
            </w:sdtContent>
          </w:sdt>
          <w:sdt>
            <w:sdtPr>
              <w:id w:val="1604046853"/>
              <w:tag w:val="goog_rdk_225"/>
            </w:sdtPr>
            <w:sdtContent>
              <w:p w:rsidR="00000000" w:rsidDel="00000000" w:rsidP="00000000" w:rsidRDefault="00000000" w:rsidRPr="00000000" w14:paraId="00000390">
                <w:pPr>
                  <w:spacing w:after="240" w:before="240" w:lineRule="auto"/>
                  <w:rPr>
                    <w:ins w:author="Vanessa Battestin" w:id="72" w:date="2026-06-11T13:11:54Z"/>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0872013"/>
                    <w:tag w:val="goog_rdk_223"/>
                  </w:sdtPr>
                  <w:sdtContent>
                    <w:ins w:author="Vanessa Battestin" w:id="72" w:date="2026-06-11T13:11:54Z"/>
                    <w:sdt>
                      <w:sdtPr>
                        <w:id w:val="-753586112"/>
                        <w:tag w:val="goog_rdk_224"/>
                      </w:sdtPr>
                      <w:sdtContent>
                        <w:ins w:author="Vanessa Battestin" w:id="72" w:date="2026-06-11T13:11:54Z">
                          <w:r w:rsidDel="00000000" w:rsidR="00000000" w:rsidRPr="00000000">
                            <w:rPr>
                              <w:rtl w:val="0"/>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Additionally, the visit will consolidate the interpersonal relationships between teams, creating the foundation necessary for the Community of Practice to function genuinely beyond the project. Successful international partnerships in education are built on human relationships — and this visit is the foundational investment in that direction.</w:t>
                          </w:r>
                        </w:ins>
                      </w:sdtContent>
                    </w:sdt>
                    <w:ins w:author="Vanessa Battestin" w:id="72" w:date="2026-06-11T13:11:54Z"/>
                  </w:sdtContent>
                </w:sdt>
              </w:p>
            </w:sdtContent>
          </w:sdt>
          <w:sdt>
            <w:sdtPr>
              <w:id w:val="1405879802"/>
              <w:tag w:val="goog_rdk_228"/>
            </w:sdtPr>
            <w:sdtContent>
              <w:p w:rsidR="00000000" w:rsidDel="00000000" w:rsidP="00000000" w:rsidRDefault="00000000" w:rsidRPr="00000000" w14:paraId="00000391">
                <w:pPr>
                  <w:spacing w:after="240" w:before="240" w:lineRule="auto"/>
                  <w:rPr>
                    <w:ins w:author="Vanessa Battestin" w:id="72" w:date="2026-06-11T13:11:54Z"/>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445463"/>
                    <w:tag w:val="goog_rdk_226"/>
                  </w:sdtPr>
                  <w:sdtContent>
                    <w:ins w:author="Vanessa Battestin" w:id="72" w:date="2026-06-11T13:11:54Z"/>
                    <w:sdt>
                      <w:sdtPr>
                        <w:id w:val="785051502"/>
                        <w:tag w:val="goog_rdk_227"/>
                      </w:sdtPr>
                      <w:sdtContent>
                        <w:ins w:author="Vanessa Battestin" w:id="72" w:date="2026-06-11T13:11:54Z">
                          <w:r w:rsidDel="00000000" w:rsidR="00000000" w:rsidRPr="00000000">
                            <w:rPr>
                              <w:rtl w:val="0"/>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visit is planned for five days, involving representatives from Cefor/Ifes, and will be conducted in a consolidated format to maximise impact and minimise emissions. All other project activities will be conducted remotely.</w:t>
                          </w:r>
                        </w:ins>
                      </w:sdtContent>
                    </w:sdt>
                    <w:ins w:author="Vanessa Battestin" w:id="72" w:date="2026-06-11T13:11:54Z"/>
                  </w:sdtContent>
                </w:sdt>
              </w:p>
            </w:sdtContent>
          </w:sdt>
          <w:sdt>
            <w:sdtPr>
              <w:id w:val="1635899861"/>
              <w:tag w:val="goog_rdk_230"/>
            </w:sdtPr>
            <w:sdtContent>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9" w:firstLine="0"/>
                  <w:jc w:val="left"/>
                  <w:rPr>
                    <w:rPrChange w:author="Vanessa Battestin" w:id="73" w:date="2026-06-11T13:1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0792046"/>
                    <w:tag w:val="goog_rdk_229"/>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why travel is necessary for achieving your project’s goals rather than something that could be done remotely.</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specific outcomes depend on in-person engagement, such as relationship building, training, or on-the-ground assessment.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who needs to travel, for what purpose, and how the trip contributes directly to impact.</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889" w:hRule="atLeast"/>
          <w:tblHeader w:val="0"/>
        </w:trPr>
        <w:tc>
          <w:tcPr/>
          <w:sdt>
            <w:sdtPr>
              <w:id w:val="-1360208334"/>
              <w:tag w:val="goog_rdk_232"/>
            </w:sdtPr>
            <w:sdtContent>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74" w:date="2026-06-11T13:20:42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approximate total carbon emissions your project will generate from domestic and international flights? Please report your answer in kilogrammes (kg)?</w:t>
                </w:r>
                <w:sdt>
                  <w:sdtPr>
                    <w:id w:val="-1559087718"/>
                    <w:tag w:val="goog_rdk_231"/>
                  </w:sdtPr>
                  <w:sdtContent>
                    <w:ins w:author="Vanessa Battestin" w:id="74" w:date="2026-06-11T13:20:42Z">
                      <w:r w:rsidDel="00000000" w:rsidR="00000000" w:rsidRPr="00000000">
                        <w:rPr>
                          <w:rtl w:val="0"/>
                        </w:rPr>
                      </w:r>
                    </w:ins>
                  </w:sdtContent>
                </w:sdt>
              </w:p>
            </w:sdtContent>
          </w:sdt>
          <w:sdt>
            <w:sdtPr>
              <w:id w:val="1677903646"/>
              <w:tag w:val="goog_rdk_235"/>
            </w:sdtPr>
            <w:sdtContent>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ins w:author="Vanessa Battestin" w:id="74" w:date="2026-06-11T13:20:42Z"/>
                    <w:rPrChange w:author="Vanessa Battestin" w:id="75"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549967"/>
                    <w:tag w:val="goog_rdk_233"/>
                  </w:sdtPr>
                  <w:sdtContent>
                    <w:ins w:author="Vanessa Battestin" w:id="74" w:date="2026-06-11T13:20:42Z"/>
                    <w:sdt>
                      <w:sdtPr>
                        <w:id w:val="-162321741"/>
                        <w:tag w:val="goog_rdk_234"/>
                      </w:sdtPr>
                      <w:sdtContent>
                        <w:ins w:author="Vanessa Battestin" w:id="74" w:date="2026-06-11T13:20:42Z">
                          <w:r w:rsidDel="00000000" w:rsidR="00000000" w:rsidRPr="00000000">
                            <w:rPr>
                              <w:rtl w:val="0"/>
                            </w:rPr>
                          </w:r>
                        </w:ins>
                      </w:sdtContent>
                    </w:sdt>
                    <w:ins w:author="Vanessa Battestin" w:id="74" w:date="2026-06-11T13:20:42Z"/>
                  </w:sdtContent>
                </w:sdt>
              </w:p>
            </w:sdtContent>
          </w:sdt>
          <w:sdt>
            <w:sdtPr>
              <w:id w:val="528049911"/>
              <w:tag w:val="goog_rdk_241"/>
            </w:sdtPr>
            <w:sdtContent>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PrChange w:author="Vanessa Battestin" w:id="75"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9124026"/>
                    <w:tag w:val="goog_rdk_236"/>
                  </w:sdtPr>
                  <w:sdtContent>
                    <w:ins w:author="Vanessa Battestin" w:id="74" w:date="2026-06-11T13:20:42Z"/>
                    <w:sdt>
                      <w:sdtPr>
                        <w:id w:val="-772211461"/>
                        <w:tag w:val="goog_rdk_237"/>
                      </w:sdtPr>
                      <w:sdtContent>
                        <w:ins w:author="Vanessa Battestin" w:id="74" w:date="2026-06-11T13:20:42Z">
                          <w:r w:rsidDel="00000000" w:rsidR="00000000" w:rsidRPr="00000000">
                            <w:rPr>
                              <w:rtl w:val="0"/>
                              <w:rPrChange w:author="Vanessa Battestin" w:id="75"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Two representatives from Ifes/Cefor will undertake one round trip via VIX–GRU–LHR–GRU–VIX in economy class. Total carbon emissions calculated using the ICAO Carbon Emissions Calculator (ICEC): </w:t>
                          </w:r>
                        </w:ins>
                      </w:sdtContent>
                    </w:sdt>
                    <w:ins w:author="Vanessa Battestin" w:id="74" w:date="2026-06-11T13:20:42Z">
                      <w:sdt>
                        <w:sdtPr>
                          <w:id w:val="-1708587724"/>
                          <w:tag w:val="goog_rdk_238"/>
                        </w:sdtPr>
                        <w:sdtContent>
                          <w:r w:rsidDel="00000000" w:rsidR="00000000" w:rsidRPr="00000000">
                            <w:rPr>
                              <w:b w:val="1"/>
                              <w:bCs w:val="1"/>
                              <w:rtl w:val="0"/>
                              <w:rPrChange w:author="Vanessa Battestin" w:id="75"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2,242 kg CO₂</w:t>
                          </w:r>
                        </w:sdtContent>
                      </w:sdt>
                      <w:sdt>
                        <w:sdtPr>
                          <w:id w:val="-297562413"/>
                          <w:tag w:val="goog_rdk_239"/>
                        </w:sdtPr>
                        <w:sdtContent>
                          <w:r w:rsidDel="00000000" w:rsidR="00000000" w:rsidRPr="00000000">
                            <w:rPr>
                              <w:rtl w:val="0"/>
                              <w:rPrChange w:author="Vanessa Battestin" w:id="75" w:date="2026-06-11T13:20: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for 2 passengers.</w:t>
                          </w:r>
                        </w:sdtContent>
                      </w:sdt>
                    </w:ins>
                  </w:sdtContent>
                </w:sdt>
                <w:sdt>
                  <w:sdtPr>
                    <w:id w:val="1028184577"/>
                    <w:tag w:val="goog_rdk_240"/>
                  </w:sdtPr>
                  <w:sdtContent>
                    <w:r w:rsidDel="00000000" w:rsidR="00000000" w:rsidRPr="00000000">
                      <w:rPr>
                        <w:rtl w:val="0"/>
                      </w:rPr>
                    </w:r>
                  </w:sdtContent>
                </w:sdt>
              </w:p>
            </w:sdtContent>
          </w:sdt>
        </w:tc>
        <w:tc>
          <w:tcPr>
            <w:shd w:fill="f1f1f1"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consistency across applications, applicants should calculate emissions using the </w:t>
            </w:r>
            <w:hyperlink r:id="rId19">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ICAO</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hyperlink r:id="rId20">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Carbon Emissions Calculator (ICEC)</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calculator is produced by the International Civil Aviation Organization, the United Nations specialised agency for international civil aviation, and provides a standardised method for estimating emissions from air travel.</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16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a single combined figure covering all anticipated flights associated with the project.</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649" w:hRule="atLeast"/>
          <w:tblHeader w:val="0"/>
        </w:trPr>
        <w:tc>
          <w:tcPr/>
          <w:sdt>
            <w:sdtPr>
              <w:id w:val="1162469361"/>
              <w:tag w:val="goog_rdk_243"/>
            </w:sdtPr>
            <w:sdtContent>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ins w:author="Vanessa Battestin" w:id="76" w:date="2026-06-11T13:26:41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measures will you take to minimise the impact on the environment or limit the carbon footprint of travel? (300 words max)</w:t>
                </w:r>
                <w:sdt>
                  <w:sdtPr>
                    <w:id w:val="-273374138"/>
                    <w:tag w:val="goog_rdk_242"/>
                  </w:sdtPr>
                  <w:sdtContent>
                    <w:ins w:author="Vanessa Battestin" w:id="76" w:date="2026-06-11T13:26:41Z">
                      <w:r w:rsidDel="00000000" w:rsidR="00000000" w:rsidRPr="00000000">
                        <w:rPr>
                          <w:rtl w:val="0"/>
                        </w:rPr>
                      </w:r>
                    </w:ins>
                  </w:sdtContent>
                </w:sdt>
              </w:p>
            </w:sdtContent>
          </w:sdt>
          <w:sdt>
            <w:sdtPr>
              <w:id w:val="1264602321"/>
              <w:tag w:val="goog_rdk_246"/>
            </w:sdtPr>
            <w:sdtContent>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ins w:author="Vanessa Battestin" w:id="76" w:date="2026-06-11T13:26:41Z"/>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6923763"/>
                    <w:tag w:val="goog_rdk_244"/>
                  </w:sdtPr>
                  <w:sdtContent>
                    <w:ins w:author="Vanessa Battestin" w:id="76" w:date="2026-06-11T13:26:41Z"/>
                    <w:sdt>
                      <w:sdtPr>
                        <w:id w:val="-1358391785"/>
                        <w:tag w:val="goog_rdk_245"/>
                      </w:sdtPr>
                      <w:sdtContent>
                        <w:ins w:author="Vanessa Battestin" w:id="76" w:date="2026-06-11T13:26:41Z">
                          <w:r w:rsidDel="00000000" w:rsidR="00000000" w:rsidRPr="00000000">
                            <w:rPr>
                              <w:rtl w:val="0"/>
                            </w:rPr>
                          </w:r>
                        </w:ins>
                      </w:sdtContent>
                    </w:sdt>
                    <w:ins w:author="Vanessa Battestin" w:id="76" w:date="2026-06-11T13:26:41Z"/>
                  </w:sdtContent>
                </w:sdt>
              </w:p>
            </w:sdtContent>
          </w:sdt>
          <w:sdt>
            <w:sdtPr>
              <w:id w:val="943416419"/>
              <w:tag w:val="goog_rdk_249"/>
            </w:sdtPr>
            <w:sdtContent>
              <w:p w:rsidR="00000000" w:rsidDel="00000000" w:rsidP="00000000" w:rsidRDefault="00000000" w:rsidRPr="00000000" w14:paraId="000003A3">
                <w:pPr>
                  <w:spacing w:after="240" w:before="240" w:lineRule="auto"/>
                  <w:jc w:val="both"/>
                  <w:rPr>
                    <w:ins w:author="Vanessa Battestin" w:id="76" w:date="2026-06-11T13:26:41Z"/>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0779174"/>
                    <w:tag w:val="goog_rdk_247"/>
                  </w:sdtPr>
                  <w:sdtContent>
                    <w:ins w:author="Vanessa Battestin" w:id="76" w:date="2026-06-11T13:26:41Z"/>
                    <w:sdt>
                      <w:sdtPr>
                        <w:id w:val="-537903483"/>
                        <w:tag w:val="goog_rdk_248"/>
                      </w:sdtPr>
                      <w:sdtContent>
                        <w:ins w:author="Vanessa Battestin" w:id="76" w:date="2026-06-11T13:26:41Z">
                          <w:r w:rsidDel="00000000" w:rsidR="00000000" w:rsidRPr="00000000">
                            <w:rPr>
                              <w:rtl w:val="0"/>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measure adopted to limit the carbon footprint of travel is the consolidation of all in-person activities into a single five-day visit to The Open University, rather than multiple trips throughout the project. This decision significantly reduces transport-associated emissions compared to collaboration models requiring frequent travel.</w:t>
                          </w:r>
                        </w:ins>
                      </w:sdtContent>
                    </w:sdt>
                    <w:ins w:author="Vanessa Battestin" w:id="76" w:date="2026-06-11T13:26:41Z"/>
                  </w:sdtContent>
                </w:sdt>
              </w:p>
            </w:sdtContent>
          </w:sdt>
          <w:sdt>
            <w:sdtPr>
              <w:id w:val="1536372941"/>
              <w:tag w:val="goog_rdk_252"/>
            </w:sdtPr>
            <w:sdtContent>
              <w:p w:rsidR="00000000" w:rsidDel="00000000" w:rsidP="00000000" w:rsidRDefault="00000000" w:rsidRPr="00000000" w14:paraId="000003A4">
                <w:pPr>
                  <w:spacing w:after="240" w:before="240" w:lineRule="auto"/>
                  <w:jc w:val="both"/>
                  <w:rPr>
                    <w:ins w:author="Vanessa Battestin" w:id="76" w:date="2026-06-11T13:26:41Z"/>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1529020"/>
                    <w:tag w:val="goog_rdk_250"/>
                  </w:sdtPr>
                  <w:sdtContent>
                    <w:ins w:author="Vanessa Battestin" w:id="76" w:date="2026-06-11T13:26:41Z"/>
                    <w:sdt>
                      <w:sdtPr>
                        <w:id w:val="1037374124"/>
                        <w:tag w:val="goog_rdk_251"/>
                      </w:sdtPr>
                      <w:sdtContent>
                        <w:ins w:author="Vanessa Battestin" w:id="76" w:date="2026-06-11T13:26:41Z">
                          <w:r w:rsidDel="00000000" w:rsidR="00000000" w:rsidRPr="00000000">
                            <w:rPr>
                              <w:rtl w:val="0"/>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trip will be undertaken in economy class, in accordance with British Council travel policy. No additional domestic travel is planned beyond the connections required for the international flight.</w:t>
                          </w:r>
                        </w:ins>
                      </w:sdtContent>
                    </w:sdt>
                    <w:ins w:author="Vanessa Battestin" w:id="76" w:date="2026-06-11T13:26:41Z"/>
                  </w:sdtContent>
                </w:sdt>
              </w:p>
            </w:sdtContent>
          </w:sdt>
          <w:sdt>
            <w:sdtPr>
              <w:id w:val="638583321"/>
              <w:tag w:val="goog_rdk_255"/>
            </w:sdtPr>
            <w:sdtContent>
              <w:p w:rsidR="00000000" w:rsidDel="00000000" w:rsidP="00000000" w:rsidRDefault="00000000" w:rsidRPr="00000000" w14:paraId="000003A5">
                <w:pPr>
                  <w:spacing w:after="240" w:before="240" w:lineRule="auto"/>
                  <w:jc w:val="both"/>
                  <w:rPr>
                    <w:ins w:author="Vanessa Battestin" w:id="76" w:date="2026-06-11T13:26:41Z"/>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3746849"/>
                    <w:tag w:val="goog_rdk_253"/>
                  </w:sdtPr>
                  <w:sdtContent>
                    <w:ins w:author="Vanessa Battestin" w:id="76" w:date="2026-06-11T13:26:41Z"/>
                    <w:sdt>
                      <w:sdtPr>
                        <w:id w:val="-627094892"/>
                        <w:tag w:val="goog_rdk_254"/>
                      </w:sdtPr>
                      <w:sdtContent>
                        <w:ins w:author="Vanessa Battestin" w:id="76" w:date="2026-06-11T13:26:41Z">
                          <w:r w:rsidDel="00000000" w:rsidR="00000000" w:rsidRPr="00000000">
                            <w:rPr>
                              <w:rtl w:val="0"/>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t xml:space="preserve">All other project activities — webinars, workshops, co-design sessions, institutional mapping and dissemination — will be conducted remotely, using digital platforms already available at both institutions, with no additional infrastructure required. All project outputs will be made available exclusively in open-access digital format, with no printed distribution.</w:t>
                          </w:r>
                        </w:ins>
                      </w:sdtContent>
                    </w:sdt>
                    <w:ins w:author="Vanessa Battestin" w:id="76" w:date="2026-06-11T13:26:41Z"/>
                  </w:sdtContent>
                </w:sdt>
              </w:p>
            </w:sdtContent>
          </w:sdt>
          <w:sdt>
            <w:sdtPr>
              <w:id w:val="1145612261"/>
              <w:tag w:val="goog_rdk_257"/>
            </w:sdtPr>
            <w:sdtContent>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71" w:firstLine="0"/>
                  <w:jc w:val="both"/>
                  <w:rPr>
                    <w:rPrChange w:author="Vanessa Battestin" w:id="77" w:date="2026-06-11T13:26:4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2636221"/>
                    <w:tag w:val="goog_rdk_256"/>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practical ways to reduce the environmental impact of your travel plans. This could include choosing lower-carbon transport options, combining trips to reduce frequency, or using virtual meetings where possible.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 will plan and manage travel efficiently to limit emissions. You may also wish to mention any carbon-offsetting or sustainability policies your organisation follows.</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spacing w:before="0" w:lineRule="auto"/>
        <w:ind w:left="144" w:right="0" w:firstLine="0"/>
        <w:jc w:val="left"/>
        <w:rPr>
          <w:b w:val="1"/>
          <w:bCs w:val="1"/>
          <w:sz w:val="22"/>
          <w:szCs w:val="22"/>
        </w:rPr>
      </w:pPr>
      <w:sdt>
        <w:sdtPr>
          <w:id w:val="-1759244006"/>
          <w:tag w:val="goog_rdk_258"/>
        </w:sdtPr>
        <w:sdtContent>
          <w:commentRangeStart w:id="6"/>
        </w:sdtContent>
      </w:sdt>
      <w:r w:rsidDel="00000000" w:rsidR="00000000" w:rsidRPr="00000000">
        <w:rPr>
          <w:b w:val="1"/>
          <w:bCs w:val="1"/>
          <w:sz w:val="22"/>
          <w:szCs w:val="22"/>
          <w:rtl w:val="0"/>
        </w:rPr>
        <w:t xml:space="preserve">NET ZERO &amp; DECARBONISATION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8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7"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your institution or organisation have a formal net zero greenhouse gas emissions target?</w:t>
            </w:r>
          </w:p>
          <w:p w:rsidR="00000000" w:rsidDel="00000000" w:rsidP="00000000" w:rsidRDefault="00000000" w:rsidRPr="00000000" w14:paraId="000003A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119"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A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0" w:line="25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A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Unsure</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give your target year.</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675"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Scope(s) covered by your net zero greenhouse emissions ambitions</w:t>
            </w:r>
          </w:p>
          <w:p w:rsidR="00000000" w:rsidDel="00000000" w:rsidP="00000000" w:rsidRDefault="00000000" w:rsidRPr="00000000" w14:paraId="000003B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Direct Emissions</w:t>
            </w:r>
          </w:p>
          <w:p w:rsidR="00000000" w:rsidDel="00000000" w:rsidP="00000000" w:rsidRDefault="00000000" w:rsidRPr="00000000" w14:paraId="000003B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21"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Indirect Emissions</w:t>
            </w:r>
          </w:p>
          <w:p w:rsidR="00000000" w:rsidDel="00000000" w:rsidP="00000000" w:rsidRDefault="00000000" w:rsidRPr="00000000" w14:paraId="000003B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5"/>
              </w:tabs>
              <w:spacing w:after="0" w:before="119" w:line="240" w:lineRule="auto"/>
              <w:ind w:left="365" w:right="0" w:hanging="2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1 – All other indirect Emissions</w:t>
            </w:r>
          </w:p>
        </w:tc>
        <w:tc>
          <w:tcPr>
            <w:shd w:fill="f1f1f1"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1 – Direct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Emissions directly generated by sources owned or controlled by a company, such as fuel burned on-site (furnaces, boilers) or emissions from company-owned vehicles.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2 – Indirect Energy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Indirect emissions from the generation of purchased electricity, steam, heat, or cooling consumed by the company.</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Scope 3 – All Other Indirect Emissions: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 indirect emissions—not included in Scope 2—that occur in the value chain, including both upstream (purchased goods, transport) and downstream (product use, disposal) activities. These often represent the largest portion of a company's carbon footprint</w:t>
            </w:r>
          </w:p>
        </w:tc>
      </w:tr>
    </w:tbl>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639"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your institution or organisation have a documented plan to achieve net zero, including interim targets?</w:t>
            </w:r>
          </w:p>
          <w:p w:rsidR="00000000" w:rsidDel="00000000" w:rsidP="00000000" w:rsidRDefault="00000000" w:rsidRPr="00000000" w14:paraId="000003B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119" w:line="263.00000000000006"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B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0" w:line="253"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C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4"/>
              </w:tabs>
              <w:spacing w:after="0" w:before="0" w:line="224" w:lineRule="auto"/>
              <w:ind w:left="464"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Unsure</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234377</wp:posOffset>
                </wp:positionV>
                <wp:extent cx="6480810" cy="253365"/>
                <wp:effectExtent b="0" l="0" r="0" t="0"/>
                <wp:wrapTopAndBottom distB="0" distT="0"/>
                <wp:docPr id="8" name=""/>
                <a:graphic>
                  <a:graphicData uri="http://schemas.microsoft.com/office/word/2010/wordprocessingShape">
                    <wps:wsp>
                      <wps:cNvSpPr/>
                      <wps:cNvPr id="9" name="Shape 9"/>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this plan is publicly available please provide the link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234377</wp:posOffset>
                </wp:positionV>
                <wp:extent cx="6480810" cy="253365"/>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spacing w:before="1" w:lineRule="auto"/>
        <w:ind w:left="144" w:right="0" w:firstLine="0"/>
        <w:jc w:val="left"/>
        <w:rPr>
          <w:b w:val="1"/>
          <w:bCs w:val="1"/>
          <w:sz w:val="22"/>
          <w:szCs w:val="22"/>
        </w:rPr>
      </w:pPr>
      <w:r w:rsidDel="00000000" w:rsidR="00000000" w:rsidRPr="00000000">
        <w:rPr>
          <w:b w:val="1"/>
          <w:bCs w:val="1"/>
          <w:sz w:val="22"/>
          <w:szCs w:val="22"/>
          <w:rtl w:val="0"/>
        </w:rPr>
        <w:t xml:space="preserve">ETHICS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9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516" w:hRule="atLeast"/>
          <w:tblHeader w:val="0"/>
        </w:trPr>
        <w:tc>
          <w:tcPr/>
          <w:sdt>
            <w:sdtPr>
              <w:id w:val="1800620331"/>
              <w:tag w:val="goog_rdk_260"/>
            </w:sdtPr>
            <w:sdtContent>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8" w:date="2026-06-11T14:07:50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ensure that activity will be carried out to the highest standards of ethics and research integrity, at least equivalent to those of the UK? (300 words max)</w:t>
                </w:r>
                <w:sdt>
                  <w:sdtPr>
                    <w:id w:val="1693776059"/>
                    <w:tag w:val="goog_rdk_259"/>
                  </w:sdtPr>
                  <w:sdtContent>
                    <w:ins w:author="Vanessa Battestin" w:id="78" w:date="2026-06-11T14:07:50Z">
                      <w:r w:rsidDel="00000000" w:rsidR="00000000" w:rsidRPr="00000000">
                        <w:rPr>
                          <w:rtl w:val="0"/>
                        </w:rPr>
                      </w:r>
                    </w:ins>
                  </w:sdtContent>
                </w:sdt>
              </w:p>
            </w:sdtContent>
          </w:sdt>
          <w:sdt>
            <w:sdtPr>
              <w:id w:val="1553370877"/>
              <w:tag w:val="goog_rdk_263"/>
            </w:sdtPr>
            <w:sdtContent>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78" w:date="2026-06-11T14:07:50Z"/>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465619"/>
                    <w:tag w:val="goog_rdk_261"/>
                  </w:sdtPr>
                  <w:sdtContent>
                    <w:ins w:author="Vanessa Battestin" w:id="78" w:date="2026-06-11T14:07:50Z"/>
                    <w:sdt>
                      <w:sdtPr>
                        <w:id w:val="-1361075708"/>
                        <w:tag w:val="goog_rdk_262"/>
                      </w:sdtPr>
                      <w:sdtContent>
                        <w:ins w:author="Vanessa Battestin" w:id="78" w:date="2026-06-11T14:07:50Z">
                          <w:r w:rsidDel="00000000" w:rsidR="00000000" w:rsidRPr="00000000">
                            <w:rPr>
                              <w:rtl w:val="0"/>
                            </w:rPr>
                          </w:r>
                        </w:ins>
                      </w:sdtContent>
                    </w:sdt>
                    <w:ins w:author="Vanessa Battestin" w:id="78" w:date="2026-06-11T14:07:50Z"/>
                  </w:sdtContent>
                </w:sdt>
              </w:p>
            </w:sdtContent>
          </w:sdt>
          <w:sdt>
            <w:sdtPr>
              <w:id w:val="-49016910"/>
              <w:tag w:val="goog_rdk_266"/>
            </w:sdtPr>
            <w:sdtContent>
              <w:p w:rsidR="00000000" w:rsidDel="00000000" w:rsidP="00000000" w:rsidRDefault="00000000" w:rsidRPr="00000000" w14:paraId="000003C9">
                <w:pPr>
                  <w:spacing w:after="240" w:before="240" w:lineRule="auto"/>
                  <w:rPr>
                    <w:ins w:author="Vanessa Battestin" w:id="78" w:date="2026-06-11T14:07:50Z"/>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4146387"/>
                    <w:tag w:val="goog_rdk_264"/>
                  </w:sdtPr>
                  <w:sdtContent>
                    <w:ins w:author="Vanessa Battestin" w:id="78" w:date="2026-06-11T14:07:50Z"/>
                    <w:sdt>
                      <w:sdtPr>
                        <w:id w:val="-1993431387"/>
                        <w:tag w:val="goog_rdk_265"/>
                      </w:sdtPr>
                      <w:sdtContent>
                        <w:ins w:author="Vanessa Battestin" w:id="78" w:date="2026-06-11T14:07:50Z">
                          <w:r w:rsidDel="00000000" w:rsidR="00000000" w:rsidRPr="00000000">
                            <w:rPr>
                              <w:rtl w:val="0"/>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will be conducted in accordance with the highest standards of ethics and research integrity of both institutions. The Open University will follow its Research Ethics Policy and the UK Research Integrity Framework. Ifes/Cefor will follow applicable Brazilian federal ethical guidelines, including the principles of the National Research Ethics Council (CONEP) where relevant.</w:t>
                          </w:r>
                        </w:ins>
                      </w:sdtContent>
                    </w:sdt>
                    <w:ins w:author="Vanessa Battestin" w:id="78" w:date="2026-06-11T14:07:50Z"/>
                  </w:sdtContent>
                </w:sdt>
              </w:p>
            </w:sdtContent>
          </w:sdt>
          <w:sdt>
            <w:sdtPr>
              <w:id w:val="1522965818"/>
              <w:tag w:val="goog_rdk_269"/>
            </w:sdtPr>
            <w:sdtContent>
              <w:p w:rsidR="00000000" w:rsidDel="00000000" w:rsidP="00000000" w:rsidRDefault="00000000" w:rsidRPr="00000000" w14:paraId="000003CA">
                <w:pPr>
                  <w:spacing w:after="240" w:before="240" w:lineRule="auto"/>
                  <w:rPr>
                    <w:ins w:author="Vanessa Battestin" w:id="78" w:date="2026-06-11T14:07:50Z"/>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4923253"/>
                    <w:tag w:val="goog_rdk_267"/>
                  </w:sdtPr>
                  <w:sdtContent>
                    <w:ins w:author="Vanessa Battestin" w:id="78" w:date="2026-06-11T14:07:50Z"/>
                    <w:sdt>
                      <w:sdtPr>
                        <w:id w:val="1843496140"/>
                        <w:tag w:val="goog_rdk_268"/>
                      </w:sdtPr>
                      <w:sdtContent>
                        <w:ins w:author="Vanessa Battestin" w:id="78" w:date="2026-06-11T14:07:50Z">
                          <w:r w:rsidDel="00000000" w:rsidR="00000000" w:rsidRPr="00000000">
                            <w:rPr>
                              <w:rtl w:val="0"/>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primary activity with ethical implications is the institutional mapping, which will involve questionnaires and interviews with staff from both institutions. The following safeguards will apply: voluntary participation with prior informed consent; the right to withdraw at any time without consequence; anonymisation of collected data; secure storage in compliance with UK GDPR (OU side) and Brazil's General Data Protection Law — LGPD, Law No. 13,709/2018 (Ifes side); no student data will be collected.</w:t>
                          </w:r>
                        </w:ins>
                      </w:sdtContent>
                    </w:sdt>
                    <w:ins w:author="Vanessa Battestin" w:id="78" w:date="2026-06-11T14:07:50Z"/>
                  </w:sdtContent>
                </w:sdt>
              </w:p>
            </w:sdtContent>
          </w:sdt>
          <w:sdt>
            <w:sdtPr>
              <w:id w:val="-778217534"/>
              <w:tag w:val="goog_rdk_272"/>
            </w:sdtPr>
            <w:sdtContent>
              <w:p w:rsidR="00000000" w:rsidDel="00000000" w:rsidP="00000000" w:rsidRDefault="00000000" w:rsidRPr="00000000" w14:paraId="000003CB">
                <w:pPr>
                  <w:spacing w:after="240" w:before="240" w:lineRule="auto"/>
                  <w:rPr>
                    <w:ins w:author="Vanessa Battestin" w:id="78" w:date="2026-06-11T14:07:50Z"/>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6157704"/>
                    <w:tag w:val="goog_rdk_270"/>
                  </w:sdtPr>
                  <w:sdtContent>
                    <w:ins w:author="Vanessa Battestin" w:id="78" w:date="2026-06-11T14:07:50Z"/>
                    <w:sdt>
                      <w:sdtPr>
                        <w:id w:val="1107516891"/>
                        <w:tag w:val="goog_rdk_271"/>
                      </w:sdtPr>
                      <w:sdtContent>
                        <w:ins w:author="Vanessa Battestin" w:id="78" w:date="2026-06-11T14:07:50Z">
                          <w:r w:rsidDel="00000000" w:rsidR="00000000" w:rsidRPr="00000000">
                            <w:rPr>
                              <w:rtl w:val="0"/>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t xml:space="preserve">No vulnerable populations will be directly involved as participants. Both institutions will ensure alignment with their respective institutional ethical frameworks before mapping activities begin. The use of AI tools in the project will comply with both institutions' responsible AI policies and relevant national guidelines. All project outputs will be made available in open access, promoting transparency and accountability. There are no dual-use concerns or conflicts of interest associated with the proposed activities.</w:t>
                          </w:r>
                        </w:ins>
                      </w:sdtContent>
                    </w:sdt>
                    <w:ins w:author="Vanessa Battestin" w:id="78" w:date="2026-06-11T14:07:50Z"/>
                  </w:sdtContent>
                </w:sdt>
              </w:p>
            </w:sdtContent>
          </w:sdt>
          <w:sdt>
            <w:sdtPr>
              <w:id w:val="-51195031"/>
              <w:tag w:val="goog_rdk_274"/>
            </w:sdtPr>
            <w:sdtContent>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79" w:date="2026-06-11T14:07:50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0197204"/>
                    <w:tag w:val="goog_rdk_273"/>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how you will maintain strong ethical standards and responsible conduct throughout your project.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policies, approvals, or review processes are in place to ensure integrity and compliance with both local and UK-equivalent standards.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78"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how you will protect participants, data, and the environment, and promote transparency and accountability.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51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how ethical oversight will be embedded in project delivery.</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61" w:hRule="atLeast"/>
          <w:tblHeader w:val="0"/>
        </w:trPr>
        <w:tc>
          <w:tcPr/>
          <w:sdt>
            <w:sdtPr>
              <w:id w:val="-2070521284"/>
              <w:tag w:val="goog_rdk_276"/>
            </w:sdtPr>
            <w:sdtContent>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0" w:date="2026-06-11T14:09:42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has potential ethical and health and safety issues arising as part of this collaboration have been considered, and how will they be addressed?</w:t>
                </w:r>
                <w:sdt>
                  <w:sdtPr>
                    <w:id w:val="-488977683"/>
                    <w:tag w:val="goog_rdk_275"/>
                  </w:sdtPr>
                  <w:sdtContent>
                    <w:ins w:author="Vanessa Battestin" w:id="80" w:date="2026-06-11T14:09:42Z">
                      <w:r w:rsidDel="00000000" w:rsidR="00000000" w:rsidRPr="00000000">
                        <w:rPr>
                          <w:rtl w:val="0"/>
                        </w:rPr>
                      </w:r>
                    </w:ins>
                  </w:sdtContent>
                </w:sdt>
              </w:p>
            </w:sdtContent>
          </w:sdt>
          <w:sdt>
            <w:sdtPr>
              <w:id w:val="627248932"/>
              <w:tag w:val="goog_rdk_279"/>
            </w:sdtPr>
            <w:sdtContent>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7936122"/>
                    <w:tag w:val="goog_rdk_277"/>
                  </w:sdtPr>
                  <w:sdtContent>
                    <w:ins w:author="Vanessa Battestin" w:id="80" w:date="2026-06-11T14:09:42Z"/>
                    <w:sdt>
                      <w:sdtPr>
                        <w:id w:val="127628132"/>
                        <w:tag w:val="goog_rdk_278"/>
                      </w:sdtPr>
                      <w:sdtContent>
                        <w:ins w:author="Vanessa Battestin" w:id="80" w:date="2026-06-11T14:09:42Z">
                          <w:r w:rsidDel="00000000" w:rsidR="00000000" w:rsidRPr="00000000">
                            <w:rPr>
                              <w:rtl w:val="0"/>
                            </w:rPr>
                          </w:r>
                        </w:ins>
                      </w:sdtContent>
                    </w:sdt>
                    <w:ins w:author="Vanessa Battestin" w:id="80" w:date="2026-06-11T14:09:42Z"/>
                  </w:sdtContent>
                </w:sdt>
              </w:p>
            </w:sdtContent>
          </w:sdt>
          <w:sdt>
            <w:sdtPr>
              <w:id w:val="-1131565608"/>
              <w:tag w:val="goog_rdk_282"/>
            </w:sdtPr>
            <w:sdtContent>
              <w:p w:rsidR="00000000" w:rsidDel="00000000" w:rsidP="00000000" w:rsidRDefault="00000000" w:rsidRPr="00000000" w14:paraId="000003D4">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2291862"/>
                    <w:tag w:val="goog_rdk_280"/>
                  </w:sdtPr>
                  <w:sdtContent>
                    <w:ins w:author="Vanessa Battestin" w:id="80" w:date="2026-06-11T14:09:42Z"/>
                    <w:sdt>
                      <w:sdtPr>
                        <w:id w:val="-604724025"/>
                        <w:tag w:val="goog_rdk_281"/>
                      </w:sdtPr>
                      <w:sdtContent>
                        <w:ins w:author="Vanessa Battestin" w:id="80" w:date="2026-06-11T14:09:42Z">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project presents a low ethical and health and safety risk profile. It does not involve clinical research, experimentation, vulnerable populations as direct participants, fieldwork in hazardous environments, or the collection of student data. The identified risks and corresponding mitigation measures are as follows:</w:t>
                          </w:r>
                        </w:ins>
                      </w:sdtContent>
                    </w:sdt>
                    <w:ins w:author="Vanessa Battestin" w:id="80" w:date="2026-06-11T14:09:42Z"/>
                  </w:sdtContent>
                </w:sdt>
              </w:p>
            </w:sdtContent>
          </w:sdt>
          <w:sdt>
            <w:sdtPr>
              <w:id w:val="-2122759739"/>
              <w:tag w:val="goog_rdk_286"/>
            </w:sdtPr>
            <w:sdtContent>
              <w:p w:rsidR="00000000" w:rsidDel="00000000" w:rsidP="00000000" w:rsidRDefault="00000000" w:rsidRPr="00000000" w14:paraId="000003D5">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6246945"/>
                    <w:tag w:val="goog_rdk_283"/>
                  </w:sdtPr>
                  <w:sdtContent>
                    <w:ins w:author="Vanessa Battestin" w:id="80" w:date="2026-06-11T14:09:42Z"/>
                    <w:sdt>
                      <w:sdtPr>
                        <w:id w:val="861170137"/>
                        <w:tag w:val="goog_rdk_284"/>
                      </w:sdtPr>
                      <w:sdtContent>
                        <w:ins w:author="Vanessa Battestin" w:id="80" w:date="2026-06-11T14:09:42Z">
                          <w:r w:rsidDel="00000000" w:rsidR="00000000" w:rsidRPr="00000000">
                            <w:rPr>
                              <w:i w:val="1"/>
                              <w:iCs w:val="1"/>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Participant privacy:</w:t>
                          </w:r>
                        </w:ins>
                      </w:sdtContent>
                    </w:sdt>
                    <w:ins w:author="Vanessa Battestin" w:id="80" w:date="2026-06-11T14:09:42Z">
                      <w:sdt>
                        <w:sdtPr>
                          <w:id w:val="-1182193743"/>
                          <w:tag w:val="goog_rdk_285"/>
                        </w:sdtPr>
                        <w:sdtContent>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institutional mapping will involve staff from both institutions. All data will be anonymised, securely stored and used exclusively for project purposes, in compliance with LGPD and UK GDPR.</w:t>
                          </w:r>
                        </w:sdtContent>
                      </w:sdt>
                    </w:ins>
                  </w:sdtContent>
                </w:sdt>
              </w:p>
            </w:sdtContent>
          </w:sdt>
          <w:sdt>
            <w:sdtPr>
              <w:id w:val="-925021012"/>
              <w:tag w:val="goog_rdk_290"/>
            </w:sdtPr>
            <w:sdtContent>
              <w:p w:rsidR="00000000" w:rsidDel="00000000" w:rsidP="00000000" w:rsidRDefault="00000000" w:rsidRPr="00000000" w14:paraId="000003D6">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1993389"/>
                    <w:tag w:val="goog_rdk_287"/>
                  </w:sdtPr>
                  <w:sdtContent>
                    <w:ins w:author="Vanessa Battestin" w:id="80" w:date="2026-06-11T14:09:42Z"/>
                    <w:sdt>
                      <w:sdtPr>
                        <w:id w:val="1566179458"/>
                        <w:tag w:val="goog_rdk_288"/>
                      </w:sdtPr>
                      <w:sdtContent>
                        <w:ins w:author="Vanessa Battestin" w:id="80" w:date="2026-06-11T14:09:42Z">
                          <w:r w:rsidDel="00000000" w:rsidR="00000000" w:rsidRPr="00000000">
                            <w:rPr>
                              <w:i w:val="1"/>
                              <w:iCs w:val="1"/>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Power imbalance in the partnership:</w:t>
                          </w:r>
                        </w:ins>
                      </w:sdtContent>
                    </w:sdt>
                    <w:ins w:author="Vanessa Battestin" w:id="80" w:date="2026-06-11T14:09:42Z">
                      <w:sdt>
                        <w:sdtPr>
                          <w:id w:val="-896099729"/>
                          <w:tag w:val="goog_rdk_289"/>
                        </w:sdtPr>
                        <w:sdtContent>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North-South international partnerships can reproduce asymmetries. This risk will be mitigated through a genuine co-design approach, with roles, responsibilities and authorship shared equitably between OU/IET and Ifes/Cefor from the outset of the project.</w:t>
                          </w:r>
                        </w:sdtContent>
                      </w:sdt>
                    </w:ins>
                  </w:sdtContent>
                </w:sdt>
              </w:p>
            </w:sdtContent>
          </w:sdt>
          <w:sdt>
            <w:sdtPr>
              <w:id w:val="1348593361"/>
              <w:tag w:val="goog_rdk_294"/>
            </w:sdtPr>
            <w:sdtContent>
              <w:p w:rsidR="00000000" w:rsidDel="00000000" w:rsidP="00000000" w:rsidRDefault="00000000" w:rsidRPr="00000000" w14:paraId="000003D7">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347266"/>
                    <w:tag w:val="goog_rdk_291"/>
                  </w:sdtPr>
                  <w:sdtContent>
                    <w:ins w:author="Vanessa Battestin" w:id="80" w:date="2026-06-11T14:09:42Z"/>
                    <w:sdt>
                      <w:sdtPr>
                        <w:id w:val="1141163629"/>
                        <w:tag w:val="goog_rdk_292"/>
                      </w:sdtPr>
                      <w:sdtContent>
                        <w:ins w:author="Vanessa Battestin" w:id="80" w:date="2026-06-11T14:09:42Z">
                          <w:r w:rsidDel="00000000" w:rsidR="00000000" w:rsidRPr="00000000">
                            <w:rPr>
                              <w:i w:val="1"/>
                              <w:iCs w:val="1"/>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Health and safety in travel:</w:t>
                          </w:r>
                        </w:ins>
                      </w:sdtContent>
                    </w:sdt>
                    <w:ins w:author="Vanessa Battestin" w:id="80" w:date="2026-06-11T14:09:42Z">
                      <w:sdt>
                        <w:sdtPr>
                          <w:id w:val="-396800682"/>
                          <w:tag w:val="goog_rdk_293"/>
                        </w:sdtPr>
                        <w:sdtContent>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in-person visit to the OU will follow the institutional travel policies of both institutions, including appropriate health and travel insurance coverage for participants.</w:t>
                          </w:r>
                        </w:sdtContent>
                      </w:sdt>
                    </w:ins>
                  </w:sdtContent>
                </w:sdt>
              </w:p>
            </w:sdtContent>
          </w:sdt>
          <w:sdt>
            <w:sdtPr>
              <w:id w:val="-1555197559"/>
              <w:tag w:val="goog_rdk_298"/>
            </w:sdtPr>
            <w:sdtContent>
              <w:p w:rsidR="00000000" w:rsidDel="00000000" w:rsidP="00000000" w:rsidRDefault="00000000" w:rsidRPr="00000000" w14:paraId="000003D8">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4339995"/>
                    <w:tag w:val="goog_rdk_295"/>
                  </w:sdtPr>
                  <w:sdtContent>
                    <w:ins w:author="Vanessa Battestin" w:id="80" w:date="2026-06-11T14:09:42Z"/>
                    <w:sdt>
                      <w:sdtPr>
                        <w:id w:val="428162329"/>
                        <w:tag w:val="goog_rdk_296"/>
                      </w:sdtPr>
                      <w:sdtContent>
                        <w:ins w:author="Vanessa Battestin" w:id="80" w:date="2026-06-11T14:09:42Z">
                          <w:r w:rsidDel="00000000" w:rsidR="00000000" w:rsidRPr="00000000">
                            <w:rPr>
                              <w:i w:val="1"/>
                              <w:iCs w:val="1"/>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Digital security:</w:t>
                          </w:r>
                        </w:ins>
                      </w:sdtContent>
                    </w:sdt>
                    <w:ins w:author="Vanessa Battestin" w:id="80" w:date="2026-06-11T14:09:42Z">
                      <w:sdt>
                        <w:sdtPr>
                          <w:id w:val="682276471"/>
                          <w:tag w:val="goog_rdk_297"/>
                        </w:sdtPr>
                        <w:sdtContent>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all platforms and tools used will be those already approved and available at both institutions, minimising data security risks.</w:t>
                          </w:r>
                        </w:sdtContent>
                      </w:sdt>
                    </w:ins>
                  </w:sdtContent>
                </w:sdt>
              </w:p>
            </w:sdtContent>
          </w:sdt>
          <w:sdt>
            <w:sdtPr>
              <w:id w:val="-2084794508"/>
              <w:tag w:val="goog_rdk_301"/>
            </w:sdtPr>
            <w:sdtContent>
              <w:p w:rsidR="00000000" w:rsidDel="00000000" w:rsidP="00000000" w:rsidRDefault="00000000" w:rsidRPr="00000000" w14:paraId="000003D9">
                <w:pPr>
                  <w:spacing w:after="240" w:before="240" w:lineRule="auto"/>
                  <w:rPr>
                    <w:ins w:author="Vanessa Battestin" w:id="80" w:date="2026-06-11T14:09:42Z"/>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3375589"/>
                    <w:tag w:val="goog_rdk_299"/>
                  </w:sdtPr>
                  <w:sdtContent>
                    <w:ins w:author="Vanessa Battestin" w:id="80" w:date="2026-06-11T14:09:42Z"/>
                    <w:sdt>
                      <w:sdtPr>
                        <w:id w:val="-1774713536"/>
                        <w:tag w:val="goog_rdk_300"/>
                      </w:sdtPr>
                      <w:sdtContent>
                        <w:ins w:author="Vanessa Battestin" w:id="80" w:date="2026-06-11T14:09:42Z">
                          <w:r w:rsidDel="00000000" w:rsidR="00000000" w:rsidRPr="00000000">
                            <w:rPr>
                              <w:rtl w:val="0"/>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t xml:space="preserve">No additional environmental risks have been identified beyond those addressed in the environmental impact section, nor are there risks to communities external to the project.</w:t>
                          </w:r>
                        </w:ins>
                      </w:sdtContent>
                    </w:sdt>
                    <w:ins w:author="Vanessa Battestin" w:id="80" w:date="2026-06-11T14:09:42Z"/>
                  </w:sdtContent>
                </w:sdt>
              </w:p>
            </w:sdtContent>
          </w:sdt>
          <w:sdt>
            <w:sdtPr>
              <w:id w:val="1686261034"/>
              <w:tag w:val="goog_rdk_303"/>
            </w:sdtPr>
            <w:sdtContent>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PrChange w:author="Vanessa Battestin" w:id="81" w:date="2026-06-11T14:09:4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8428641"/>
                    <w:tag w:val="goog_rdk_302"/>
                  </w:sdtPr>
                  <w:sdtContent>
                    <w:r w:rsidDel="00000000" w:rsidR="00000000" w:rsidRPr="00000000">
                      <w:rPr>
                        <w:rtl w:val="0"/>
                      </w:rPr>
                    </w:r>
                  </w:sdtContent>
                </w:sdt>
              </w:p>
            </w:sdtContent>
          </w:sdt>
        </w:tc>
        <w:tc>
          <w:tcPr>
            <w:shd w:fill="f4f4f4"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any risks to people, communities, or the environment that might arise from your project activities.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5" w:right="53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how you have identified these ethical, health, or safety issues and the steps you will take to prevent or manage them.</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local context, legal requirements, and any safeguarding measures needed.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clear about monitoring, reporting, and accountability processes to ensure risks are effectively addressed.</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1" name=""/>
                <a:graphic>
                  <a:graphicData uri="http://schemas.microsoft.com/office/word/2010/wordprocessingShape">
                    <wps:wsp>
                      <wps:cNvSpPr/>
                      <wps:cNvPr id="2" name="Shape 2"/>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4: Finance &amp; Budgets</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44" name=""/>
                <a:graphic>
                  <a:graphicData uri="http://schemas.microsoft.com/office/word/2010/wordprocessingShape">
                    <wps:wsp>
                      <wps:cNvSpPr/>
                      <wps:cNvPr id="51" name="Shape 51"/>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Total funding requested from the British Council (see maximum specified in call)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253365"/>
                <wp:effectExtent b="0" l="0" r="0" t="0"/>
                <wp:wrapTopAndBottom distB="0" distT="0"/>
                <wp:docPr id="44" name="image48.png"/>
                <a:graphic>
                  <a:graphicData uri="http://schemas.openxmlformats.org/drawingml/2006/picture">
                    <pic:pic>
                      <pic:nvPicPr>
                        <pic:cNvPr id="0" name="image48.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2061210"/>
                <wp:effectExtent b="0" l="0" r="0" t="0"/>
                <wp:wrapTopAndBottom distB="0" distT="0"/>
                <wp:docPr id="64" name=""/>
                <a:graphic>
                  <a:graphicData uri="http://schemas.microsoft.com/office/word/2010/wordprocessingShape">
                    <wps:wsp>
                      <wps:cNvSpPr/>
                      <wps:cNvPr id="71" name="Shape 71"/>
                      <wps:spPr>
                        <a:xfrm>
                          <a:off x="2110358" y="2754158"/>
                          <a:ext cx="6471285" cy="2051685"/>
                        </a:xfrm>
                        <a:prstGeom prst="rect">
                          <a:avLst/>
                        </a:prstGeom>
                        <a:solidFill>
                          <a:srgbClr val="CCF8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Human Resources</w:t>
                            </w:r>
                          </w:p>
                          <w:p w:rsidR="00000000" w:rsidDel="00000000" w:rsidP="00000000" w:rsidRDefault="00000000" w:rsidRPr="00000000">
                            <w:pPr>
                              <w:spacing w:after="0" w:before="121.00000381469727"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Staff costs are capped at </w:t>
                            </w:r>
                            <w:r w:rsidDel="00000000" w:rsidR="00000000" w:rsidRPr="00000000">
                              <w:rPr>
                                <w:rFonts w:ascii="Arial" w:cs="Arial" w:eastAsia="Arial" w:hAnsi="Arial"/>
                                <w:b w:val="1"/>
                                <w:i w:val="0"/>
                                <w:smallCaps w:val="0"/>
                                <w:strike w:val="0"/>
                                <w:color w:val="000000"/>
                                <w:sz w:val="22"/>
                                <w:u w:val="single"/>
                                <w:vertAlign w:val="baseline"/>
                              </w:rPr>
                              <w:t xml:space="preserve">30%</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of the total grant amount. List all institution staff working on the project:</w:t>
                            </w:r>
                          </w:p>
                          <w:p w:rsidR="00000000" w:rsidDel="00000000" w:rsidP="00000000" w:rsidRDefault="00000000" w:rsidRPr="00000000">
                            <w:pPr>
                              <w:spacing w:after="0" w:before="118.99999618530273" w:line="240"/>
                              <w:ind w:left="663.0000305175781" w:right="575" w:firstLine="462.9999923706054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Permanent staff are employed by the hosting institution, with a contract that will outlast the project grant and reporting period.</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663.0000305175781" w:right="367.00000762939453" w:firstLine="462.9999923706054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Project staff are employed on or temporarily assigned to the project, often on fixed term, part time or short contracts, usually with more of their time dedicated to the work related with this project</w:t>
                            </w:r>
                          </w:p>
                          <w:p w:rsidR="00000000" w:rsidDel="00000000" w:rsidP="00000000" w:rsidRDefault="00000000" w:rsidRPr="00000000">
                            <w:pPr>
                              <w:spacing w:after="0" w:before="167.00000762939453"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30% cap </w:t>
                            </w:r>
                            <w:r w:rsidDel="00000000" w:rsidR="00000000" w:rsidRPr="00000000">
                              <w:rPr>
                                <w:rFonts w:ascii="Arial" w:cs="Arial" w:eastAsia="Arial" w:hAnsi="Arial"/>
                                <w:b w:val="0"/>
                                <w:i w:val="0"/>
                                <w:smallCaps w:val="0"/>
                                <w:strike w:val="0"/>
                                <w:color w:val="000000"/>
                                <w:sz w:val="22"/>
                                <w:vertAlign w:val="baseline"/>
                              </w:rPr>
                              <w:t xml:space="preserve">on Human Resources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£7,500.00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697674</wp:posOffset>
                </wp:positionV>
                <wp:extent cx="6480810" cy="2061210"/>
                <wp:effectExtent b="0" l="0" r="0" t="0"/>
                <wp:wrapTopAndBottom distB="0" distT="0"/>
                <wp:docPr id="64"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6480810" cy="2061210"/>
                        </a:xfrm>
                        <a:prstGeom prst="rect"/>
                        <a:ln/>
                      </pic:spPr>
                    </pic:pic>
                  </a:graphicData>
                </a:graphic>
              </wp:anchor>
            </w:drawing>
          </mc:Fallback>
        </mc:AlternateConten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3" w:hRule="atLeast"/>
          <w:tblHeader w:val="0"/>
        </w:trPr>
        <w:tc>
          <w:tcPr>
            <w:gridSpan w:val="8"/>
            <w:shd w:fill="ccf8ff"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Staff Costs</w:t>
            </w:r>
          </w:p>
        </w:tc>
      </w:tr>
      <w:tr>
        <w:trPr>
          <w:cantSplit w:val="0"/>
          <w:trHeight w:val="1384" w:hRule="atLeast"/>
          <w:tblHeader w:val="0"/>
        </w:trPr>
        <w:tc>
          <w:tcPr>
            <w:tcBorders>
              <w:top w:color="000000" w:space="0" w:sz="0" w:val="nil"/>
              <w:bottom w:color="000000" w:space="0" w:sz="0" w:val="nil"/>
            </w:tcBorders>
            <w:shd w:fill="ccf8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cf8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97" w:right="285" w:hanging="3.999999999999986"/>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person working on project</w:t>
            </w:r>
          </w:p>
        </w:tc>
        <w:tc>
          <w:tcPr>
            <w:shd w:fill="ccf8ff"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ccf8ff"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hanging="6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based in</w:t>
            </w:r>
          </w:p>
        </w:tc>
        <w:tc>
          <w:tcPr>
            <w:shd w:fill="ccf8ff"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21" w:hanging="0.999999999999996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Female; Male; In another way; Prefer not to say</w:t>
            </w:r>
          </w:p>
        </w:tc>
        <w:tc>
          <w:tcPr>
            <w:shd w:fill="ccf8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ccf8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ccf8ff"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ccf8ff"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ccf8ff"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ccf8ff"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ccf8ff"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237173</wp:posOffset>
                </wp:positionV>
                <wp:extent cx="6480810" cy="252095"/>
                <wp:effectExtent b="0" l="0" r="0" t="0"/>
                <wp:wrapTopAndBottom distB="0" distT="0"/>
                <wp:docPr id="24" name=""/>
                <a:graphic>
                  <a:graphicData uri="http://schemas.microsoft.com/office/word/2010/wordprocessingShape">
                    <wps:wsp>
                      <wps:cNvSpPr/>
                      <wps:cNvPr id="28" name="Shape 28"/>
                      <wps:spPr>
                        <a:xfrm>
                          <a:off x="2110358" y="3658715"/>
                          <a:ext cx="6471285" cy="242570"/>
                        </a:xfrm>
                        <a:prstGeom prst="rect">
                          <a:avLst/>
                        </a:prstGeom>
                        <a:solidFill>
                          <a:srgbClr val="CCF8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237173</wp:posOffset>
                </wp:positionV>
                <wp:extent cx="6480810" cy="252095"/>
                <wp:effectExtent b="0" l="0" r="0" t="0"/>
                <wp:wrapTopAndBottom distB="0" distT="0"/>
                <wp:docPr id="24"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723329</wp:posOffset>
                </wp:positionV>
                <wp:extent cx="6480810" cy="993140"/>
                <wp:effectExtent b="0" l="0" r="0" t="0"/>
                <wp:wrapTopAndBottom distB="0" distT="0"/>
                <wp:docPr id="12" name=""/>
                <a:graphic>
                  <a:graphicData uri="http://schemas.microsoft.com/office/word/2010/wordprocessingShape">
                    <wps:wsp>
                      <wps:cNvSpPr/>
                      <wps:cNvPr id="13" name="Shape 13"/>
                      <wps:spPr>
                        <a:xfrm>
                          <a:off x="2110358" y="3288193"/>
                          <a:ext cx="6471285" cy="983615"/>
                        </a:xfrm>
                        <a:prstGeom prst="rect">
                          <a:avLst/>
                        </a:prstGeom>
                        <a:solidFill>
                          <a:srgbClr val="FFC6D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UK Expertise costs (optional)</w:t>
                            </w:r>
                          </w:p>
                          <w:p w:rsidR="00000000" w:rsidDel="00000000" w:rsidP="00000000" w:rsidRDefault="00000000" w:rsidRPr="00000000">
                            <w:pPr>
                              <w:spacing w:after="0" w:before="118.99999618530273" w:line="275.9999942779541"/>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Sometimes applicants wish to budget for non-institutional staff costs (e.g. Consultants, Industry experts, advisors, Associate Partners etc.). These costs are capped at 20% of the total grant amount</w:t>
                            </w:r>
                          </w:p>
                          <w:p w:rsidR="00000000" w:rsidDel="00000000" w:rsidP="00000000" w:rsidRDefault="00000000" w:rsidRPr="00000000">
                            <w:pPr>
                              <w:spacing w:after="0" w:before="165"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20% </w:t>
                            </w:r>
                            <w:r w:rsidDel="00000000" w:rsidR="00000000" w:rsidRPr="00000000">
                              <w:rPr>
                                <w:rFonts w:ascii="Arial" w:cs="Arial" w:eastAsia="Arial" w:hAnsi="Arial"/>
                                <w:b w:val="0"/>
                                <w:i w:val="0"/>
                                <w:smallCaps w:val="0"/>
                                <w:strike w:val="0"/>
                                <w:color w:val="000000"/>
                                <w:sz w:val="22"/>
                                <w:vertAlign w:val="baseline"/>
                              </w:rPr>
                              <w:t xml:space="preserve">cap on Expertise cost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£5,000.00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723329</wp:posOffset>
                </wp:positionV>
                <wp:extent cx="6480810" cy="993140"/>
                <wp:effectExtent b="0" l="0" r="0" t="0"/>
                <wp:wrapTopAndBottom distB="0" distT="0"/>
                <wp:docPr id="12"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6480810" cy="993140"/>
                        </a:xfrm>
                        <a:prstGeom prst="rect"/>
                        <a:ln/>
                      </pic:spPr>
                    </pic:pic>
                  </a:graphicData>
                </a:graphic>
              </wp:anchor>
            </w:drawing>
          </mc:Fallback>
        </mc:AlternateConten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3" w:hRule="atLeast"/>
          <w:tblHeader w:val="0"/>
        </w:trPr>
        <w:tc>
          <w:tcPr>
            <w:gridSpan w:val="8"/>
            <w:shd w:fill="ffc6d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Expertise Costs</w:t>
            </w:r>
          </w:p>
        </w:tc>
      </w:tr>
      <w:tr>
        <w:trPr>
          <w:cantSplit w:val="0"/>
          <w:trHeight w:val="1384" w:hRule="atLeast"/>
          <w:tblHeader w:val="0"/>
        </w:trPr>
        <w:tc>
          <w:tcPr>
            <w:tcBorders>
              <w:top w:color="000000" w:space="0" w:sz="0" w:val="nil"/>
              <w:bottom w:color="000000" w:space="0" w:sz="0" w:val="nil"/>
            </w:tcBorders>
            <w:shd w:fill="ffc6d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c6d2"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97" w:right="285" w:hanging="3.999999999999986"/>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person working on project</w:t>
            </w:r>
          </w:p>
        </w:tc>
        <w:tc>
          <w:tcPr>
            <w:shd w:fill="ffc6d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ffc6d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hanging="6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based in</w:t>
            </w:r>
          </w:p>
        </w:tc>
        <w:tc>
          <w:tcPr>
            <w:shd w:fill="ffc6d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21" w:hanging="0.999999999999996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Female; Male; In another way; Prefer not to say</w:t>
            </w:r>
          </w:p>
        </w:tc>
        <w:tc>
          <w:tcPr>
            <w:shd w:fill="ffc6d2"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c6d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ffc6d2"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c6d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6d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c6d2"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ffc6d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 name=""/>
                <a:graphic>
                  <a:graphicData uri="http://schemas.microsoft.com/office/word/2010/wordprocessingShape">
                    <wps:wsp>
                      <wps:cNvSpPr/>
                      <wps:cNvPr id="5" name="Shape 5"/>
                      <wps:spPr>
                        <a:xfrm>
                          <a:off x="2110358" y="3658080"/>
                          <a:ext cx="6471285" cy="243840"/>
                        </a:xfrm>
                        <a:prstGeom prst="rect">
                          <a:avLst/>
                        </a:prstGeom>
                        <a:solidFill>
                          <a:srgbClr val="FFC6D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177290"/>
                <wp:effectExtent b="0" l="0" r="0" t="0"/>
                <wp:docPr id="36" name=""/>
                <a:graphic>
                  <a:graphicData uri="http://schemas.microsoft.com/office/word/2010/wordprocessingShape">
                    <wps:wsp>
                      <wps:cNvSpPr/>
                      <wps:cNvPr id="40" name="Shape 40"/>
                      <wps:spPr>
                        <a:xfrm>
                          <a:off x="2110358" y="3196118"/>
                          <a:ext cx="6471285" cy="1167765"/>
                        </a:xfrm>
                        <a:prstGeom prst="rect">
                          <a:avLst/>
                        </a:prstGeom>
                        <a:solidFill>
                          <a:srgbClr val="DEFAD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International Travel and Subsistence Costs</w:t>
                            </w:r>
                          </w:p>
                          <w:p w:rsidR="00000000" w:rsidDel="00000000" w:rsidP="00000000" w:rsidRDefault="00000000" w:rsidRPr="00000000">
                            <w:pPr>
                              <w:spacing w:after="0" w:before="158.99999618530273"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Travel and subsistence costs are capped at 20% of the total grant amount. Provide details (below) of the approximate costs for travel and subsistence costs.</w:t>
                            </w:r>
                          </w:p>
                          <w:p w:rsidR="00000000" w:rsidDel="00000000" w:rsidP="00000000" w:rsidRDefault="00000000" w:rsidRPr="00000000">
                            <w:pPr>
                              <w:spacing w:after="0" w:before="165" w:line="240"/>
                              <w:ind w:left="146.00000381469727" w:right="0" w:firstLine="146.00000381469727"/>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guidance - the </w:t>
                            </w:r>
                            <w:r w:rsidDel="00000000" w:rsidR="00000000" w:rsidRPr="00000000">
                              <w:rPr>
                                <w:rFonts w:ascii="Arial" w:cs="Arial" w:eastAsia="Arial" w:hAnsi="Arial"/>
                                <w:b w:val="1"/>
                                <w:i w:val="0"/>
                                <w:smallCaps w:val="0"/>
                                <w:strike w:val="0"/>
                                <w:color w:val="000000"/>
                                <w:sz w:val="22"/>
                                <w:vertAlign w:val="baseline"/>
                              </w:rPr>
                              <w:t xml:space="preserve">20% cap </w:t>
                            </w:r>
                            <w:r w:rsidDel="00000000" w:rsidR="00000000" w:rsidRPr="00000000">
                              <w:rPr>
                                <w:rFonts w:ascii="Arial" w:cs="Arial" w:eastAsia="Arial" w:hAnsi="Arial"/>
                                <w:b w:val="0"/>
                                <w:i w:val="0"/>
                                <w:smallCaps w:val="0"/>
                                <w:strike w:val="0"/>
                                <w:color w:val="000000"/>
                                <w:sz w:val="22"/>
                                <w:vertAlign w:val="baseline"/>
                              </w:rPr>
                              <w:t xml:space="preserve">on international travel and subsistence for a </w:t>
                            </w:r>
                            <w:r w:rsidDel="00000000" w:rsidR="00000000" w:rsidRPr="00000000">
                              <w:rPr>
                                <w:rFonts w:ascii="Arial" w:cs="Arial" w:eastAsia="Arial" w:hAnsi="Arial"/>
                                <w:b w:val="1"/>
                                <w:i w:val="0"/>
                                <w:smallCaps w:val="0"/>
                                <w:strike w:val="0"/>
                                <w:color w:val="000000"/>
                                <w:sz w:val="22"/>
                                <w:vertAlign w:val="baseline"/>
                              </w:rPr>
                              <w:t xml:space="preserve">£25,000 </w:t>
                            </w:r>
                            <w:r w:rsidDel="00000000" w:rsidR="00000000" w:rsidRPr="00000000">
                              <w:rPr>
                                <w:rFonts w:ascii="Arial" w:cs="Arial" w:eastAsia="Arial" w:hAnsi="Arial"/>
                                <w:b w:val="0"/>
                                <w:i w:val="0"/>
                                <w:smallCaps w:val="0"/>
                                <w:strike w:val="0"/>
                                <w:color w:val="000000"/>
                                <w:sz w:val="22"/>
                                <w:vertAlign w:val="baseline"/>
                              </w:rPr>
                              <w:t xml:space="preserve">grant is </w:t>
                            </w:r>
                            <w:r w:rsidDel="00000000" w:rsidR="00000000" w:rsidRPr="00000000">
                              <w:rPr>
                                <w:rFonts w:ascii="Arial" w:cs="Arial" w:eastAsia="Arial" w:hAnsi="Arial"/>
                                <w:b w:val="1"/>
                                <w:i w:val="0"/>
                                <w:smallCaps w:val="0"/>
                                <w:strike w:val="0"/>
                                <w:color w:val="000000"/>
                                <w:sz w:val="22"/>
                                <w:vertAlign w:val="baseline"/>
                              </w:rPr>
                              <w:t xml:space="preserve">£5,000.00</w:t>
                            </w:r>
                          </w:p>
                        </w:txbxContent>
                      </wps:txbx>
                      <wps:bodyPr anchorCtr="0" anchor="t" bIns="0" lIns="0" spcFirstLastPara="1" rIns="0" wrap="square" tIns="0">
                        <a:noAutofit/>
                      </wps:bodyPr>
                    </wps:wsp>
                  </a:graphicData>
                </a:graphic>
              </wp:inline>
            </w:drawing>
          </mc:Choice>
          <mc:Fallback>
            <w:drawing>
              <wp:inline distB="0" distT="0" distL="0" distR="0">
                <wp:extent cx="6480810" cy="1177290"/>
                <wp:effectExtent b="0" l="0" r="0" t="0"/>
                <wp:docPr id="36"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6480810" cy="11772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1661"/>
        <w:gridCol w:w="1659"/>
        <w:gridCol w:w="1661"/>
        <w:gridCol w:w="1661"/>
        <w:gridCol w:w="1661"/>
        <w:gridCol w:w="1661"/>
        <w:gridCol w:w="113"/>
        <w:tblGridChange w:id="0">
          <w:tblGrid>
            <w:gridCol w:w="113"/>
            <w:gridCol w:w="1661"/>
            <w:gridCol w:w="1659"/>
            <w:gridCol w:w="1661"/>
            <w:gridCol w:w="1661"/>
            <w:gridCol w:w="1661"/>
            <w:gridCol w:w="1661"/>
            <w:gridCol w:w="113"/>
          </w:tblGrid>
        </w:tblGridChange>
      </w:tblGrid>
      <w:tr>
        <w:trPr>
          <w:cantSplit w:val="0"/>
          <w:trHeight w:val="371" w:hRule="atLeast"/>
          <w:tblHeader w:val="0"/>
        </w:trPr>
        <w:tc>
          <w:tcPr>
            <w:gridSpan w:val="8"/>
            <w:shd w:fill="defadb"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International Travel and Subsistence Costs</w:t>
            </w:r>
          </w:p>
        </w:tc>
      </w:tr>
      <w:tr>
        <w:trPr>
          <w:cantSplit w:val="0"/>
          <w:trHeight w:val="881" w:hRule="atLeast"/>
          <w:tblHeader w:val="0"/>
        </w:trPr>
        <w:tc>
          <w:tcPr>
            <w:tcBorders>
              <w:top w:color="000000" w:space="0" w:sz="0" w:val="nil"/>
              <w:bottom w:color="000000" w:space="0" w:sz="0" w:val="nil"/>
            </w:tcBorders>
            <w:shd w:fill="defadb"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efadb"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39" w:right="403" w:hanging="27.0000000000000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traveller</w:t>
            </w:r>
          </w:p>
        </w:tc>
        <w:tc>
          <w:tcPr>
            <w:shd w:fill="defadb"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140" w:firstLine="3.000000000000007"/>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 claimed (flights, hotels etc.)</w:t>
            </w:r>
          </w:p>
        </w:tc>
        <w:tc>
          <w:tcPr>
            <w:shd w:fill="defadb"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06" w:right="0" w:firstLine="23.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or Organisation</w:t>
            </w:r>
          </w:p>
        </w:tc>
        <w:tc>
          <w:tcPr>
            <w:shd w:fill="defadb"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561" w:right="281" w:hanging="27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travel</w:t>
            </w:r>
          </w:p>
        </w:tc>
        <w:tc>
          <w:tcPr>
            <w:shd w:fill="defadb"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283" w:firstLine="5"/>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defadb"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tcBorders>
              <w:top w:color="000000" w:space="0" w:sz="0" w:val="nil"/>
              <w:bottom w:color="000000" w:space="0" w:sz="0" w:val="nil"/>
            </w:tcBorders>
            <w:shd w:fill="defadb"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tcBorders>
              <w:top w:color="000000" w:space="0" w:sz="0" w:val="nil"/>
            </w:tcBorders>
            <w:shd w:fill="defadb"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defadb"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defadb"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shd w:fill="defadb"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236157</wp:posOffset>
                </wp:positionV>
                <wp:extent cx="6480810" cy="253365"/>
                <wp:effectExtent b="0" l="0" r="0" t="0"/>
                <wp:wrapTopAndBottom distB="0" distT="0"/>
                <wp:docPr id="62" name=""/>
                <a:graphic>
                  <a:graphicData uri="http://schemas.microsoft.com/office/word/2010/wordprocessingShape">
                    <wps:wsp>
                      <wps:cNvSpPr/>
                      <wps:cNvPr id="69" name="Shape 69"/>
                      <wps:spPr>
                        <a:xfrm>
                          <a:off x="2110358" y="3658080"/>
                          <a:ext cx="6471285" cy="243840"/>
                        </a:xfrm>
                        <a:prstGeom prst="rect">
                          <a:avLst/>
                        </a:prstGeom>
                        <a:solidFill>
                          <a:srgbClr val="DEFAD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236157</wp:posOffset>
                </wp:positionV>
                <wp:extent cx="6480810" cy="253365"/>
                <wp:effectExtent b="0" l="0" r="0" t="0"/>
                <wp:wrapTopAndBottom distB="0" distT="0"/>
                <wp:docPr id="62"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722313</wp:posOffset>
                </wp:positionV>
                <wp:extent cx="6480810" cy="811530"/>
                <wp:effectExtent b="0" l="0" r="0" t="0"/>
                <wp:wrapTopAndBottom distB="0" distT="0"/>
                <wp:docPr id="42" name=""/>
                <a:graphic>
                  <a:graphicData uri="http://schemas.microsoft.com/office/word/2010/wordprocessingShape">
                    <wps:wsp>
                      <wps:cNvSpPr/>
                      <wps:cNvPr id="49" name="Shape 49"/>
                      <wps:spPr>
                        <a:xfrm>
                          <a:off x="2110358" y="3378998"/>
                          <a:ext cx="6471285" cy="802005"/>
                        </a:xfrm>
                        <a:prstGeom prst="rect">
                          <a:avLst/>
                        </a:prstGeom>
                        <a:solidFill>
                          <a:srgbClr val="FFE6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Operational and Activity Costs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the approximate costs you expect to incur for the activities you are planning. Domestic travel associated with the activities should be accounted for in this section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722313</wp:posOffset>
                </wp:positionV>
                <wp:extent cx="6480810" cy="811530"/>
                <wp:effectExtent b="0" l="0" r="0" t="0"/>
                <wp:wrapTopAndBottom distB="0" distT="0"/>
                <wp:docPr id="42"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4" w:hRule="atLeast"/>
          <w:tblHeader w:val="0"/>
        </w:trPr>
        <w:tc>
          <w:tcPr>
            <w:gridSpan w:val="6"/>
            <w:tcBorders>
              <w:bottom w:color="000000" w:space="0" w:sz="0" w:val="nil"/>
            </w:tcBorders>
            <w:shd w:fill="ffe6cc"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and Activity Costs</w:t>
            </w:r>
          </w:p>
        </w:tc>
      </w:tr>
      <w:tr>
        <w:trPr>
          <w:cantSplit w:val="0"/>
          <w:trHeight w:val="877" w:hRule="atLeast"/>
          <w:tblHeader w:val="0"/>
        </w:trPr>
        <w:tc>
          <w:tcPr>
            <w:tcBorders>
              <w:top w:color="000000" w:space="0" w:sz="0" w:val="nil"/>
              <w:bottom w:color="000000" w:space="0" w:sz="0" w:val="nil"/>
            </w:tcBorders>
            <w:shd w:fill="ffe6cc"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e6cc"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ffe6cc"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ffe6cc"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e6cc"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ffe6cc"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e6cc"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e6cc"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e6cc"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ffe6cc"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236663</wp:posOffset>
                </wp:positionV>
                <wp:extent cx="6480810" cy="252095"/>
                <wp:effectExtent b="0" l="0" r="0" t="0"/>
                <wp:wrapTopAndBottom distB="0" distT="0"/>
                <wp:docPr id="51" name=""/>
                <a:graphic>
                  <a:graphicData uri="http://schemas.microsoft.com/office/word/2010/wordprocessingShape">
                    <wps:wsp>
                      <wps:cNvSpPr/>
                      <wps:cNvPr id="58" name="Shape 58"/>
                      <wps:spPr>
                        <a:xfrm>
                          <a:off x="2110358" y="3658715"/>
                          <a:ext cx="6471285" cy="242570"/>
                        </a:xfrm>
                        <a:prstGeom prst="rect">
                          <a:avLst/>
                        </a:prstGeom>
                        <a:solidFill>
                          <a:srgbClr val="FFE6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236663</wp:posOffset>
                </wp:positionV>
                <wp:extent cx="6480810" cy="252095"/>
                <wp:effectExtent b="0" l="0" r="0" t="0"/>
                <wp:wrapTopAndBottom distB="0" distT="0"/>
                <wp:docPr id="51" name="image55.png"/>
                <a:graphic>
                  <a:graphicData uri="http://schemas.openxmlformats.org/drawingml/2006/picture">
                    <pic:pic>
                      <pic:nvPicPr>
                        <pic:cNvPr id="0" name="image55.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723202</wp:posOffset>
                </wp:positionV>
                <wp:extent cx="6480810" cy="811530"/>
                <wp:effectExtent b="0" l="0" r="0" t="0"/>
                <wp:wrapTopAndBottom distB="0" distT="0"/>
                <wp:docPr id="33" name=""/>
                <a:graphic>
                  <a:graphicData uri="http://schemas.microsoft.com/office/word/2010/wordprocessingShape">
                    <wps:wsp>
                      <wps:cNvSpPr/>
                      <wps:cNvPr id="37" name="Shape 37"/>
                      <wps:spPr>
                        <a:xfrm>
                          <a:off x="2110358" y="3378998"/>
                          <a:ext cx="6471285" cy="802005"/>
                        </a:xfrm>
                        <a:prstGeom prst="rect">
                          <a:avLst/>
                        </a:prstGeom>
                        <a:solidFill>
                          <a:srgbClr val="E2D7F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Marketing and Communication Costs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156.99999809265137"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the approximate costs you expect to incur for any marketing and communications aspects of your proposal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723202</wp:posOffset>
                </wp:positionV>
                <wp:extent cx="6480810" cy="811530"/>
                <wp:effectExtent b="0" l="0" r="0" t="0"/>
                <wp:wrapTopAndBottom distB="0" distT="0"/>
                <wp:docPr id="33"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6480810" cy="811530"/>
                        </a:xfrm>
                        <a:prstGeom prst="rect"/>
                        <a:ln/>
                      </pic:spPr>
                    </pic:pic>
                  </a:graphicData>
                </a:graphic>
              </wp:anchor>
            </w:drawing>
          </mc:Fallback>
        </mc:AlternateConten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7"/>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3" w:hRule="atLeast"/>
          <w:tblHeader w:val="0"/>
        </w:trPr>
        <w:tc>
          <w:tcPr>
            <w:gridSpan w:val="6"/>
            <w:tcBorders>
              <w:bottom w:color="000000" w:space="0" w:sz="0" w:val="nil"/>
            </w:tcBorders>
            <w:shd w:fill="e2d7fa"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and Communication Costs</w:t>
            </w:r>
          </w:p>
        </w:tc>
      </w:tr>
      <w:tr>
        <w:trPr>
          <w:cantSplit w:val="0"/>
          <w:trHeight w:val="878" w:hRule="atLeast"/>
          <w:tblHeader w:val="0"/>
        </w:trPr>
        <w:tc>
          <w:tcPr>
            <w:tcBorders>
              <w:top w:color="000000" w:space="0" w:sz="0" w:val="nil"/>
              <w:bottom w:color="000000" w:space="0" w:sz="0" w:val="nil"/>
            </w:tcBorders>
            <w:shd w:fill="e2d7fa"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2d7fa"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e2d7fa"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e2d7fa"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e2d7fa"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e2d7fa"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e2d7fa"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e2d7fa"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e2d7fa"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e2d7fa"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6" name=""/>
                <a:graphic>
                  <a:graphicData uri="http://schemas.microsoft.com/office/word/2010/wordprocessingShape">
                    <wps:wsp>
                      <wps:cNvSpPr/>
                      <wps:cNvPr id="53" name="Shape 53"/>
                      <wps:spPr>
                        <a:xfrm>
                          <a:off x="2110358" y="3658080"/>
                          <a:ext cx="6471285" cy="243840"/>
                        </a:xfrm>
                        <a:prstGeom prst="rect">
                          <a:avLst/>
                        </a:prstGeom>
                        <a:solidFill>
                          <a:srgbClr val="E2D7F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235255</wp:posOffset>
                </wp:positionV>
                <wp:extent cx="6480810" cy="253365"/>
                <wp:effectExtent b="0" l="0" r="0" t="0"/>
                <wp:wrapTopAndBottom distB="0" distT="0"/>
                <wp:docPr id="46"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096645"/>
                <wp:effectExtent b="0" l="0" r="0" t="0"/>
                <wp:docPr id="34" name=""/>
                <a:graphic>
                  <a:graphicData uri="http://schemas.microsoft.com/office/word/2010/wordprocessingShape">
                    <wps:wsp>
                      <wps:cNvSpPr/>
                      <wps:cNvPr id="38" name="Shape 38"/>
                      <wps:spPr>
                        <a:xfrm>
                          <a:off x="2110358" y="3236440"/>
                          <a:ext cx="6471285" cy="1087120"/>
                        </a:xfrm>
                        <a:prstGeom prst="rect">
                          <a:avLst/>
                        </a:prstGeom>
                        <a:solidFill>
                          <a:srgbClr val="FFCC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Miscellaneous and Additional Costs</w:t>
                            </w:r>
                          </w:p>
                          <w:p w:rsidR="00000000" w:rsidDel="00000000" w:rsidP="00000000" w:rsidRDefault="00000000" w:rsidRPr="00000000">
                            <w:pPr>
                              <w:spacing w:after="0" w:before="158.99999618530273"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Detail any additional costs you intend to use for any elements not covered in the above sections.</w:t>
                            </w:r>
                          </w:p>
                          <w:p w:rsidR="00000000" w:rsidDel="00000000" w:rsidP="00000000" w:rsidRDefault="00000000" w:rsidRPr="00000000">
                            <w:pPr>
                              <w:spacing w:after="0" w:before="156.99999809265137"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Typically applicants use this section to show administrative costs e.g. international bank transfer costs associated with grant disbursements to partners etc.</w:t>
                            </w:r>
                          </w:p>
                        </w:txbxContent>
                      </wps:txbx>
                      <wps:bodyPr anchorCtr="0" anchor="t" bIns="0" lIns="0" spcFirstLastPara="1" rIns="0" wrap="square" tIns="0">
                        <a:noAutofit/>
                      </wps:bodyPr>
                    </wps:wsp>
                  </a:graphicData>
                </a:graphic>
              </wp:inline>
            </w:drawing>
          </mc:Choice>
          <mc:Fallback>
            <w:drawing>
              <wp:inline distB="0" distT="0" distL="0" distR="0">
                <wp:extent cx="6480810" cy="1096645"/>
                <wp:effectExtent b="0" l="0" r="0" t="0"/>
                <wp:docPr id="34"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6480810" cy="10966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8"/>
        <w:tblW w:w="10188.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
        <w:gridCol w:w="2720"/>
        <w:gridCol w:w="3403"/>
        <w:gridCol w:w="1416"/>
        <w:gridCol w:w="2126"/>
        <w:gridCol w:w="410"/>
        <w:tblGridChange w:id="0">
          <w:tblGrid>
            <w:gridCol w:w="113"/>
            <w:gridCol w:w="2720"/>
            <w:gridCol w:w="3403"/>
            <w:gridCol w:w="1416"/>
            <w:gridCol w:w="2126"/>
            <w:gridCol w:w="410"/>
          </w:tblGrid>
        </w:tblGridChange>
      </w:tblGrid>
      <w:tr>
        <w:trPr>
          <w:cantSplit w:val="0"/>
          <w:trHeight w:val="373" w:hRule="atLeast"/>
          <w:tblHeader w:val="0"/>
        </w:trPr>
        <w:tc>
          <w:tcPr>
            <w:gridSpan w:val="6"/>
            <w:tcBorders>
              <w:bottom w:color="000000" w:space="0" w:sz="0" w:val="nil"/>
            </w:tcBorders>
            <w:shd w:fill="ffccf4"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Miscellaneous and additional costs</w:t>
            </w:r>
          </w:p>
        </w:tc>
      </w:tr>
      <w:tr>
        <w:trPr>
          <w:cantSplit w:val="0"/>
          <w:trHeight w:val="878" w:hRule="atLeast"/>
          <w:tblHeader w:val="0"/>
        </w:trPr>
        <w:tc>
          <w:tcPr>
            <w:tcBorders>
              <w:top w:color="000000" w:space="0" w:sz="0" w:val="nil"/>
              <w:bottom w:color="000000" w:space="0" w:sz="0" w:val="nil"/>
            </w:tcBorders>
            <w:shd w:fill="ffccf4"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ccf4"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w:t>
            </w:r>
          </w:p>
        </w:tc>
        <w:tc>
          <w:tcPr>
            <w:shd w:fill="ffccf4"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303" w:right="0" w:hanging="9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activity do these costs relate to</w:t>
            </w:r>
          </w:p>
        </w:tc>
        <w:tc>
          <w:tcPr>
            <w:shd w:fill="ffccf4"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be covered by grant</w:t>
            </w:r>
          </w:p>
        </w:tc>
        <w:tc>
          <w:tcPr>
            <w:shd w:fill="ffccf4"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3" w:right="0" w:firstLine="1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these costs be validated</w:t>
            </w:r>
          </w:p>
        </w:tc>
        <w:tc>
          <w:tcPr>
            <w:vMerge w:val="restart"/>
            <w:tcBorders>
              <w:top w:color="000000" w:space="0" w:sz="0" w:val="nil"/>
            </w:tcBorders>
            <w:shd w:fill="ffccf4"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tcBorders>
            <w:shd w:fill="ffccf4"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shd w:fill="ffccf4"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tcBorders>
            <w:shd w:fill="ffccf4"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shd w:fill="ffccf4"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237046</wp:posOffset>
                </wp:positionV>
                <wp:extent cx="6480810" cy="252095"/>
                <wp:effectExtent b="0" l="0" r="0" t="0"/>
                <wp:wrapTopAndBottom distB="0" distT="0"/>
                <wp:docPr id="70" name=""/>
                <a:graphic>
                  <a:graphicData uri="http://schemas.microsoft.com/office/word/2010/wordprocessingShape">
                    <wps:wsp>
                      <wps:cNvSpPr/>
                      <wps:cNvPr id="78" name="Shape 78"/>
                      <wps:spPr>
                        <a:xfrm>
                          <a:off x="2110358" y="3658715"/>
                          <a:ext cx="6471285" cy="242570"/>
                        </a:xfrm>
                        <a:prstGeom prst="rect">
                          <a:avLst/>
                        </a:prstGeom>
                        <a:solidFill>
                          <a:srgbClr val="FFCC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the grant does not cover these entire costs please confirm how the residual costs will be met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237046</wp:posOffset>
                </wp:positionV>
                <wp:extent cx="6480810" cy="252095"/>
                <wp:effectExtent b="0" l="0" r="0" t="0"/>
                <wp:wrapTopAndBottom distB="0" distT="0"/>
                <wp:docPr id="70"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6480810" cy="252095"/>
                        </a:xfrm>
                        <a:prstGeom prst="rect"/>
                        <a:ln/>
                      </pic:spPr>
                    </pic:pic>
                  </a:graphicData>
                </a:graphic>
              </wp:anchor>
            </w:drawing>
          </mc:Fallback>
        </mc:AlternateConten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703" w:hRule="atLeast"/>
          <w:tblHeader w:val="0"/>
        </w:trPr>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Co-funding: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receiving direct monetary funding from other sources?</w:t>
            </w:r>
          </w:p>
          <w:p w:rsidR="00000000" w:rsidDel="00000000" w:rsidP="00000000" w:rsidRDefault="00000000" w:rsidRPr="00000000" w14:paraId="0000048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120" w:line="26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0" w:line="264"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1f1f1"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 Please state the source of the funding and value</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838" w:hRule="atLeast"/>
          <w:tblHeader w:val="0"/>
        </w:trPr>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 in Kind: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receiving any indirect benefit in kind (e.g. free use of equipment or premises; uncharged staff time etc ).</w:t>
            </w:r>
          </w:p>
          <w:p w:rsidR="00000000" w:rsidDel="00000000" w:rsidP="00000000" w:rsidRDefault="00000000" w:rsidRPr="00000000" w14:paraId="0000048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6"/>
              </w:tabs>
              <w:spacing w:after="0" w:before="121"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8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6"/>
              </w:tabs>
              <w:spacing w:after="0" w:before="0" w:line="263.00000000000006"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c>
          <w:tcPr>
            <w:shd w:fill="f1f1f1"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 Please describe and state the approximate value of this benefit</w:t>
            </w:r>
          </w:p>
        </w:tc>
      </w:tr>
    </w:tb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87" w:hRule="atLeast"/>
          <w:tblHeader w:val="0"/>
        </w:trPr>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 the last four digits of the bank account that the grant will be paid into if your application is successful:</w:t>
            </w:r>
          </w:p>
        </w:tc>
        <w:tc>
          <w:tcPr>
            <w:shd w:fill="f4f4f4"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ask for this now so we can check whether your institution is already set up on our finance systems. Should your application be successful we will send you a full bank details declaration form</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8" name=""/>
                <a:graphic>
                  <a:graphicData uri="http://schemas.microsoft.com/office/word/2010/wordprocessingShape">
                    <wps:wsp>
                      <wps:cNvSpPr/>
                      <wps:cNvPr id="32" name="Shape 32"/>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5: Risk Management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8"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413385"/>
                <wp:effectExtent b="0" l="0" r="0" t="0"/>
                <wp:wrapTopAndBottom distB="0" distT="0"/>
                <wp:docPr id="7" name=""/>
                <a:graphic>
                  <a:graphicData uri="http://schemas.microsoft.com/office/word/2010/wordprocessingShape">
                    <wps:wsp>
                      <wps:cNvSpPr/>
                      <wps:cNvPr id="8" name="Shape 8"/>
                      <wps:spPr>
                        <a:xfrm>
                          <a:off x="2110358" y="3578070"/>
                          <a:ext cx="6471285" cy="403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How many risks do you wish to register. You are required to enter at least one risk and a maximum of five.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211517</wp:posOffset>
                </wp:positionV>
                <wp:extent cx="6480810" cy="413385"/>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6480810" cy="413385"/>
                        </a:xfrm>
                        <a:prstGeom prst="rect"/>
                        <a:ln/>
                      </pic:spPr>
                    </pic:pic>
                  </a:graphicData>
                </a:graphic>
              </wp:anchor>
            </w:drawing>
          </mc:Fallback>
        </mc:AlternateConten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2"/>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106"/>
        <w:gridCol w:w="4880"/>
        <w:gridCol w:w="108"/>
        <w:tblGridChange w:id="0">
          <w:tblGrid>
            <w:gridCol w:w="5096"/>
            <w:gridCol w:w="106"/>
            <w:gridCol w:w="4880"/>
            <w:gridCol w:w="108"/>
          </w:tblGrid>
        </w:tblGridChange>
      </w:tblGrid>
      <w:tr>
        <w:trPr>
          <w:cantSplit w:val="0"/>
          <w:trHeight w:val="961" w:hRule="atLeast"/>
          <w:tblHeader w:val="0"/>
        </w:trPr>
        <w:tc>
          <w:tcPr>
            <w:vMerge w:val="restart"/>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Risk Type</w:t>
            </w:r>
          </w:p>
        </w:tc>
        <w:tc>
          <w:tcPr>
            <w:vMerge w:val="restart"/>
            <w:tcBorders>
              <w:right w:color="000000" w:space="0" w:sz="0" w:val="nil"/>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bottom w:color="eeeeee" w:space="0" w:sz="6" w:val="single"/>
              <w:right w:color="000000" w:space="0" w:sz="0" w:val="nil"/>
            </w:tcBorders>
            <w:shd w:fill="eeeeee" w:val="clear"/>
          </w:tcPr>
          <w:p w:rsidR="00000000" w:rsidDel="00000000" w:rsidP="00000000" w:rsidRDefault="00000000" w:rsidRPr="00000000" w14:paraId="0000049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32"/>
              </w:tabs>
              <w:spacing w:after="0" w:before="28" w:line="240" w:lineRule="auto"/>
              <w:ind w:left="432" w:right="495"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Environmental / Climate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Unforeseen environmental events (e.g., extreme weather disrupting travel), or sustainability risks in</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delivery.</w:t>
            </w: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5" w:hRule="atLeast"/>
          <w:tblHeader w:val="0"/>
        </w:trPr>
        <w:tc>
          <w:tcPr>
            <w:vMerge w:val="continue"/>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eeeeee" w:val="clear"/>
          </w:tcPr>
          <w:p w:rsidR="00000000" w:rsidDel="00000000" w:rsidP="00000000" w:rsidRDefault="00000000" w:rsidRPr="00000000" w14:paraId="000004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32"/>
              </w:tabs>
              <w:spacing w:after="0" w:before="13" w:line="240" w:lineRule="auto"/>
              <w:ind w:left="432" w:right="0"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Ethical / Safeguarding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Failure to follow ethical</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research standards, safeguarding breaches, inadequate protection for vulnerable participants.</w:t>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55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Financial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Budget overruns, exchange rate fluctuations, delayed fund transfers, partner</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unable to meet co-funding commitments.</w:t>
            </w:r>
            <w:r w:rsidDel="00000000" w:rsidR="00000000" w:rsidRPr="00000000">
              <w:rPr>
                <w:rtl w:val="0"/>
              </w:rPr>
            </w:r>
          </w:p>
        </w:tc>
        <w:tc>
          <w:tcPr>
            <w:vMerge w:val="restart"/>
            <w:tcBorders>
              <w:top w:color="000000" w:space="0" w:sz="0" w:val="nil"/>
              <w:left w:color="000000" w:space="0" w:sz="0" w:val="nil"/>
              <w:bottom w:color="000000" w:space="0" w:sz="0" w:val="nil"/>
            </w:tcBorders>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2" w:hRule="atLeast"/>
          <w:tblHeader w:val="0"/>
        </w:trPr>
        <w:tc>
          <w:tcPr>
            <w:vMerge w:val="continue"/>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32"/>
              </w:tabs>
              <w:spacing w:after="0" w:before="17" w:line="228" w:lineRule="auto"/>
              <w:ind w:left="432" w:right="303"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Health &amp; Safety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Travel risks, pandemics, on-site safety issues, participant welfare.</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A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114"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Institutional / Governance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Lack of institutional commitment, leadership changes, unclear roles/responsibilities, weak internal approval</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processes.</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123"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Legal / Compliance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Breach of contract, intellectual property issues, visa/regulatory constraints, data protection non-compliance (e.g.</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GDPR).</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692"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Operational / Delivery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Delays in project activities, logistical challenges (travel, procurement), partner coordination issues,</w:t>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staffing shortages.</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953" w:hRule="atLeast"/>
          <w:tblHeader w:val="0"/>
        </w:trPr>
        <w:tc>
          <w:tcPr>
            <w:vMerge w:val="continue"/>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B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34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Partnership / Collaboration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Breakdown in communication, differing expectations, cultural misunderstandings, unequal workload</w:t>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distribution.</w:t>
            </w: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326"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Reputational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Actions or incidents that could damage the reputation of the institutions or the</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British Council.</w:t>
            </w:r>
            <w:r w:rsidDel="00000000" w:rsidR="00000000" w:rsidRPr="00000000">
              <w:rPr>
                <w:rtl w:val="0"/>
              </w:rPr>
            </w:r>
          </w:p>
        </w:tc>
        <w:tc>
          <w:tcPr>
            <w:vMerge w:val="restart"/>
            <w:tcBorders>
              <w:top w:color="000000" w:space="0" w:sz="0" w:val="nil"/>
              <w:left w:color="000000" w:space="0" w:sz="0" w:val="nil"/>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23" w:hRule="atLeast"/>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Pr>
          <w:p w:rsidR="00000000" w:rsidDel="00000000" w:rsidP="00000000" w:rsidRDefault="00000000" w:rsidRPr="00000000" w14:paraId="000004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2"/>
              </w:tabs>
              <w:spacing w:after="0" w:before="24" w:line="240" w:lineRule="auto"/>
              <w:ind w:left="432" w:right="69"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Security / Political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Political instability, civil unrest, or policy changes in partner countries that</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affect project delivery.</w:t>
            </w:r>
            <w:r w:rsidDel="00000000" w:rsidR="00000000" w:rsidRPr="00000000">
              <w:rPr>
                <w:rtl w:val="0"/>
              </w:rPr>
            </w:r>
          </w:p>
        </w:tc>
        <w:tc>
          <w:tcPr>
            <w:vMerge w:val="continue"/>
            <w:tcBorders>
              <w:top w:color="000000" w:space="0" w:sz="0" w:val="nil"/>
              <w:lef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729" w:hRule="atLeast"/>
          <w:tblHeader w:val="0"/>
        </w:trPr>
        <w:tc>
          <w:tcPr>
            <w:vMerge w:val="continue"/>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shd w:fill="eeeeee" w:val="clear"/>
          </w:tcPr>
          <w:p w:rsidR="00000000" w:rsidDel="00000000" w:rsidP="00000000" w:rsidRDefault="00000000" w:rsidRPr="00000000" w14:paraId="000004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2"/>
              </w:tabs>
              <w:spacing w:after="0" w:before="23" w:line="240" w:lineRule="auto"/>
              <w:ind w:left="432" w:right="272" w:hanging="35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Technical / Digital </w:t>
            </w: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 IT system failures, cybersecurity threats, poor internet connectivity</w:t>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43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0"/>
                <w:szCs w:val="20"/>
                <w:u w:val="none"/>
                <w:shd w:fill="auto" w:val="clear"/>
                <w:vertAlign w:val="baseline"/>
                <w:rtl w:val="0"/>
              </w:rPr>
              <w:t xml:space="preserve">affecting online collaboration.</w:t>
            </w:r>
            <w:r w:rsidDel="00000000" w:rsidR="00000000" w:rsidRPr="00000000">
              <w:rPr>
                <w:rtl w:val="0"/>
              </w:rPr>
            </w:r>
          </w:p>
        </w:tc>
        <w:tc>
          <w:tcPr>
            <w:vMerge w:val="continue"/>
            <w:tcBorders>
              <w:top w:color="000000" w:space="0" w:sz="0" w:val="nil"/>
              <w:left w:color="000000" w:space="0" w:sz="0" w:val="nil"/>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3"/>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339" w:hRule="atLeast"/>
          <w:tblHeader w:val="0"/>
        </w:trPr>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like is it that the risk will occur? (select from)</w:t>
            </w:r>
          </w:p>
        </w:tc>
        <w:tc>
          <w:tcPr>
            <w:shd w:fill="f4f4f4" w:val="clear"/>
          </w:tcPr>
          <w:p w:rsidR="00000000" w:rsidDel="00000000" w:rsidP="00000000" w:rsidRDefault="00000000" w:rsidRPr="00000000" w14:paraId="000004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Very Low (Rare)</w:t>
            </w:r>
          </w:p>
          <w:p w:rsidR="00000000" w:rsidDel="00000000" w:rsidP="00000000" w:rsidRDefault="00000000" w:rsidRPr="00000000" w14:paraId="000004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Low (Unlikely)</w:t>
            </w:r>
          </w:p>
          <w:p w:rsidR="00000000" w:rsidDel="00000000" w:rsidP="00000000" w:rsidRDefault="00000000" w:rsidRPr="00000000" w14:paraId="000004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Medium (Possible)</w:t>
            </w:r>
          </w:p>
          <w:p w:rsidR="00000000" w:rsidDel="00000000" w:rsidP="00000000" w:rsidRDefault="00000000" w:rsidRPr="00000000" w14:paraId="000004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5"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High (Likely)</w:t>
            </w:r>
          </w:p>
          <w:p w:rsidR="00000000" w:rsidDel="00000000" w:rsidP="00000000" w:rsidRDefault="00000000" w:rsidRPr="00000000" w14:paraId="000004C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s>
              <w:spacing w:after="0" w:before="14" w:line="232"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Very High (Almost Certain)</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4"/>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1070" w:hRule="atLeast"/>
          <w:tblHeader w:val="0"/>
        </w:trPr>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risk materialises, how serious is the likely impact? (select from)</w:t>
            </w:r>
          </w:p>
        </w:tc>
        <w:tc>
          <w:tcPr>
            <w:shd w:fill="f4f4f4" w:val="clear"/>
          </w:tcPr>
          <w:p w:rsidR="00000000" w:rsidDel="00000000" w:rsidP="00000000" w:rsidRDefault="00000000" w:rsidRPr="00000000" w14:paraId="000004D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4"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Insignificant (minimal disruption)</w:t>
            </w:r>
          </w:p>
          <w:p w:rsidR="00000000" w:rsidDel="00000000" w:rsidP="00000000" w:rsidRDefault="00000000" w:rsidRPr="00000000" w14:paraId="000004D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Minor (some effect, manageable)</w:t>
            </w:r>
          </w:p>
          <w:p w:rsidR="00000000" w:rsidDel="00000000" w:rsidP="00000000" w:rsidRDefault="00000000" w:rsidRPr="00000000" w14:paraId="000004D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6"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Moderate (noticeable delay or costs)</w:t>
            </w:r>
          </w:p>
          <w:p w:rsidR="00000000" w:rsidDel="00000000" w:rsidP="00000000" w:rsidRDefault="00000000" w:rsidRPr="00000000" w14:paraId="000004D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65"/>
              </w:tabs>
              <w:spacing w:after="0" w:before="13" w:line="232"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Major (significant impact)</w:t>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5"/>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20" w:hRule="atLeast"/>
          <w:tblHeader w:val="0"/>
        </w:trPr>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4D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65"/>
              </w:tabs>
              <w:spacing w:after="0" w:before="0" w:line="252.00000000000003" w:lineRule="auto"/>
              <w:ind w:left="465" w:right="56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Critical (potential project failure or serious harm)</w:t>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6"/>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529"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Briefly describe the risk — what could go wrong and how it might affect the project (150 words)</w:t>
            </w:r>
          </w:p>
        </w:tc>
        <w:tc>
          <w:tcPr>
            <w:shd w:fill="f4f4f4"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this space to briefly describe the risk in plain terms.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 what could go wrong and how it might affect the project, linking it to the type, likelihood, and impact you’ve already selected.</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Keep the description focused on the essential details so reviewers can clearly understand the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nature of the risk</w:t>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7"/>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3288"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measures you will take to reduce likelihood or impact and give the name/role of the person responsible for monitoring the risk (150 words)</w:t>
            </w:r>
          </w:p>
        </w:tc>
        <w:tc>
          <w:tcPr>
            <w:shd w:fill="f4f4f4"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 about practical steps you will take to prevent the risk from occurring or to minimise its impact if it does.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 specific about actions, processes, or safeguards you will put in place.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Indicate clearly who will be responsible for monitoring and managing the risk, using their role rather than personal name if preferred for privacy.</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helps reviewers understand how risks will be actively managed throughout the project.</w:t>
            </w:r>
          </w:p>
        </w:tc>
      </w:tr>
    </w:tbl>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E">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27" name=""/>
                <a:graphic>
                  <a:graphicData uri="http://schemas.microsoft.com/office/word/2010/wordprocessingShape">
                    <wps:wsp>
                      <wps:cNvSpPr/>
                      <wps:cNvPr id="31" name="Shape 31"/>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6: Communication and Engagement</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27"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describe your communication and dissemination plan during and after the project using below indicators: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74653</wp:posOffset>
                </wp:positionV>
                <wp:extent cx="6480810" cy="1123950"/>
                <wp:effectExtent b="0" l="0" r="0" t="0"/>
                <wp:wrapTopAndBottom distB="0" distT="0"/>
                <wp:docPr id="56" name=""/>
                <a:graphic>
                  <a:graphicData uri="http://schemas.microsoft.com/office/word/2010/wordprocessingShape">
                    <wps:wsp>
                      <wps:cNvSpPr/>
                      <wps:cNvPr id="63" name="Shape 63"/>
                      <wps:spPr>
                        <a:xfrm>
                          <a:off x="2110358" y="3222788"/>
                          <a:ext cx="6471285" cy="11144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Why </w:t>
                            </w:r>
                            <w:r w:rsidDel="00000000" w:rsidR="00000000" w:rsidRPr="00000000">
                              <w:rPr>
                                <w:rFonts w:ascii="Arial" w:cs="Arial" w:eastAsia="Arial" w:hAnsi="Arial"/>
                                <w:b w:val="0"/>
                                <w:i w:val="0"/>
                                <w:smallCaps w:val="0"/>
                                <w:strike w:val="0"/>
                                <w:color w:val="000000"/>
                                <w:sz w:val="22"/>
                                <w:vertAlign w:val="baseline"/>
                              </w:rPr>
                              <w:t xml:space="preserve">– what you hope to accomplish by telling people about your project`s work. Your communication goal(s)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74653</wp:posOffset>
                </wp:positionV>
                <wp:extent cx="6480810" cy="1123950"/>
                <wp:effectExtent b="0" l="0" r="0" t="0"/>
                <wp:wrapTopAndBottom distB="0" distT="0"/>
                <wp:docPr id="56"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6480810" cy="11239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1432918</wp:posOffset>
                </wp:positionV>
                <wp:extent cx="6480810" cy="963930"/>
                <wp:effectExtent b="0" l="0" r="0" t="0"/>
                <wp:wrapTopAndBottom distB="0" distT="0"/>
                <wp:docPr id="58" name=""/>
                <a:graphic>
                  <a:graphicData uri="http://schemas.microsoft.com/office/word/2010/wordprocessingShape">
                    <wps:wsp>
                      <wps:cNvSpPr/>
                      <wps:cNvPr id="65" name="Shape 65"/>
                      <wps:spPr>
                        <a:xfrm>
                          <a:off x="2110358" y="3302798"/>
                          <a:ext cx="6471285" cy="95440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What </w:t>
                            </w:r>
                            <w:r w:rsidDel="00000000" w:rsidR="00000000" w:rsidRPr="00000000">
                              <w:rPr>
                                <w:rFonts w:ascii="Arial" w:cs="Arial" w:eastAsia="Arial" w:hAnsi="Arial"/>
                                <w:b w:val="0"/>
                                <w:i w:val="0"/>
                                <w:smallCaps w:val="0"/>
                                <w:strike w:val="0"/>
                                <w:color w:val="000000"/>
                                <w:sz w:val="22"/>
                                <w:vertAlign w:val="baseline"/>
                              </w:rPr>
                              <w:t xml:space="preserve">– what you want to disseminate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1432918</wp:posOffset>
                </wp:positionV>
                <wp:extent cx="6480810" cy="963930"/>
                <wp:effectExtent b="0" l="0" r="0" t="0"/>
                <wp:wrapTopAndBottom distB="0" distT="0"/>
                <wp:docPr id="58" name="image62.png"/>
                <a:graphic>
                  <a:graphicData uri="http://schemas.openxmlformats.org/drawingml/2006/picture">
                    <pic:pic>
                      <pic:nvPicPr>
                        <pic:cNvPr id="0" name="image62.png"/>
                        <pic:cNvPicPr preferRelativeResize="0"/>
                      </pic:nvPicPr>
                      <pic:blipFill>
                        <a:blip r:embed="rId11"/>
                        <a:srcRect/>
                        <a:stretch>
                          <a:fillRect/>
                        </a:stretch>
                      </pic:blipFill>
                      <pic:spPr>
                        <a:xfrm>
                          <a:off x="0" y="0"/>
                          <a:ext cx="6480810" cy="9639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2629258</wp:posOffset>
                </wp:positionV>
                <wp:extent cx="6480810" cy="727710"/>
                <wp:effectExtent b="0" l="0" r="0" t="0"/>
                <wp:wrapTopAndBottom distB="0" distT="0"/>
                <wp:docPr id="30" name=""/>
                <a:graphic>
                  <a:graphicData uri="http://schemas.microsoft.com/office/word/2010/wordprocessingShape">
                    <wps:wsp>
                      <wps:cNvSpPr/>
                      <wps:cNvPr id="34" name="Shape 34"/>
                      <wps:spPr>
                        <a:xfrm>
                          <a:off x="2110358" y="3420908"/>
                          <a:ext cx="6471285" cy="7181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To whom </w:t>
                            </w:r>
                            <w:r w:rsidDel="00000000" w:rsidR="00000000" w:rsidRPr="00000000">
                              <w:rPr>
                                <w:rFonts w:ascii="Arial" w:cs="Arial" w:eastAsia="Arial" w:hAnsi="Arial"/>
                                <w:b w:val="0"/>
                                <w:i w:val="0"/>
                                <w:smallCaps w:val="0"/>
                                <w:strike w:val="0"/>
                                <w:color w:val="000000"/>
                                <w:sz w:val="22"/>
                                <w:vertAlign w:val="baseline"/>
                              </w:rPr>
                              <w:t xml:space="preserve">– your audiences for general and also for specific communication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2629258</wp:posOffset>
                </wp:positionV>
                <wp:extent cx="6480810" cy="727710"/>
                <wp:effectExtent b="0" l="0" r="0" t="0"/>
                <wp:wrapTopAndBottom distB="0" distT="0"/>
                <wp:docPr id="30"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6480810" cy="7277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3589631</wp:posOffset>
                </wp:positionV>
                <wp:extent cx="6480810" cy="725805"/>
                <wp:effectExtent b="0" l="0" r="0" t="0"/>
                <wp:wrapTopAndBottom distB="0" distT="0"/>
                <wp:docPr id="65" name=""/>
                <a:graphic>
                  <a:graphicData uri="http://schemas.microsoft.com/office/word/2010/wordprocessingShape">
                    <wps:wsp>
                      <wps:cNvSpPr/>
                      <wps:cNvPr id="72" name="Shape 72"/>
                      <wps:spPr>
                        <a:xfrm>
                          <a:off x="2110358" y="3421860"/>
                          <a:ext cx="6471285" cy="7162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How </w:t>
                            </w:r>
                            <w:r w:rsidDel="00000000" w:rsidR="00000000" w:rsidRPr="00000000">
                              <w:rPr>
                                <w:rFonts w:ascii="Arial" w:cs="Arial" w:eastAsia="Arial" w:hAnsi="Arial"/>
                                <w:b w:val="0"/>
                                <w:i w:val="0"/>
                                <w:smallCaps w:val="0"/>
                                <w:strike w:val="0"/>
                                <w:color w:val="000000"/>
                                <w:sz w:val="22"/>
                                <w:vertAlign w:val="baseline"/>
                              </w:rPr>
                              <w:t xml:space="preserve">– how you plan to disseminate information about your project? (400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3589631</wp:posOffset>
                </wp:positionV>
                <wp:extent cx="6480810" cy="725805"/>
                <wp:effectExtent b="0" l="0" r="0" t="0"/>
                <wp:wrapTopAndBottom distB="0" distT="0"/>
                <wp:docPr id="65"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6480810" cy="7258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4549752</wp:posOffset>
                </wp:positionV>
                <wp:extent cx="6480810" cy="726440"/>
                <wp:effectExtent b="0" l="0" r="0" t="0"/>
                <wp:wrapTopAndBottom distB="0" distT="0"/>
                <wp:docPr id="43" name=""/>
                <a:graphic>
                  <a:graphicData uri="http://schemas.microsoft.com/office/word/2010/wordprocessingShape">
                    <wps:wsp>
                      <wps:cNvSpPr/>
                      <wps:cNvPr id="50" name="Shape 50"/>
                      <wps:spPr>
                        <a:xfrm>
                          <a:off x="2110358" y="3421543"/>
                          <a:ext cx="6471285" cy="7169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When </w:t>
                            </w:r>
                            <w:r w:rsidDel="00000000" w:rsidR="00000000" w:rsidRPr="00000000">
                              <w:rPr>
                                <w:rFonts w:ascii="Arial" w:cs="Arial" w:eastAsia="Arial" w:hAnsi="Arial"/>
                                <w:b w:val="0"/>
                                <w:i w:val="0"/>
                                <w:smallCaps w:val="0"/>
                                <w:strike w:val="0"/>
                                <w:color w:val="000000"/>
                                <w:sz w:val="22"/>
                                <w:vertAlign w:val="baseline"/>
                              </w:rPr>
                              <w:t xml:space="preserve">– how often and when you will communicate about your project (200 words max)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4549752</wp:posOffset>
                </wp:positionV>
                <wp:extent cx="6480810" cy="726440"/>
                <wp:effectExtent b="0" l="0" r="0" t="0"/>
                <wp:wrapTopAndBottom distB="0" distT="0"/>
                <wp:docPr id="43"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6480810" cy="726440"/>
                        </a:xfrm>
                        <a:prstGeom prst="rect"/>
                        <a:ln/>
                      </pic:spPr>
                    </pic:pic>
                  </a:graphicData>
                </a:graphic>
              </wp:anchor>
            </w:drawing>
          </mc:Fallback>
        </mc:AlternateConten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00" w:orient="portrait"/>
          <w:pgMar w:bottom="280" w:top="940" w:left="708" w:right="708" w:header="743" w:footer="0"/>
        </w:sect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pStyle w:val="Heading1"/>
        <w:ind w:left="256" w:firstLine="0"/>
        <w:rPr/>
      </w:pPr>
      <w:r w:rsidDel="00000000" w:rsidR="00000000" w:rsidRPr="00000000">
        <w:rPr>
          <w:color w:val="ffffff"/>
          <w:rtl w:val="0"/>
        </w:rPr>
        <w:t xml:space="preserve">Section 7: Data Protection, Intellectual Property and AI Use</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171934</wp:posOffset>
                </wp:positionV>
                <wp:extent cx="6480810" cy="701675"/>
                <wp:effectExtent b="0" l="0" r="0" t="0"/>
                <wp:wrapTopAndBottom distB="0" distT="0"/>
                <wp:docPr id="69" name=""/>
                <a:graphic>
                  <a:graphicData uri="http://schemas.microsoft.com/office/word/2010/wordprocessingShape">
                    <wps:wsp>
                      <wps:cNvSpPr/>
                      <wps:cNvPr id="77" name="Shape 77"/>
                      <wps:spPr>
                        <a:xfrm>
                          <a:off x="2110358" y="3433925"/>
                          <a:ext cx="6471285" cy="692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Will intellectual property created through the collaboration be protected?</w:t>
                            </w:r>
                          </w:p>
                          <w:p w:rsidR="00000000" w:rsidDel="00000000" w:rsidP="00000000" w:rsidRDefault="00000000" w:rsidRPr="00000000">
                            <w:pPr>
                              <w:spacing w:after="0" w:before="121.00000381469727"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w:t>
                            </w:r>
                          </w:p>
                          <w:p w:rsidR="00000000" w:rsidDel="00000000" w:rsidP="00000000" w:rsidRDefault="00000000" w:rsidRPr="00000000">
                            <w:pPr>
                              <w:spacing w:after="0" w:before="0" w:line="262.99999237060547"/>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171934</wp:posOffset>
                </wp:positionV>
                <wp:extent cx="6480810" cy="701675"/>
                <wp:effectExtent b="0" l="0" r="0" t="0"/>
                <wp:wrapTopAndBottom distB="0" distT="0"/>
                <wp:docPr id="69"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64808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1106146</wp:posOffset>
                </wp:positionV>
                <wp:extent cx="6480810" cy="253365"/>
                <wp:effectExtent b="0" l="0" r="0" t="0"/>
                <wp:wrapTopAndBottom distB="0" distT="0"/>
                <wp:docPr id="13" name=""/>
                <a:graphic>
                  <a:graphicData uri="http://schemas.microsoft.com/office/word/2010/wordprocessingShape">
                    <wps:wsp>
                      <wps:cNvSpPr/>
                      <wps:cNvPr id="14" name="Shape 14"/>
                      <wps:spPr>
                        <a:xfrm>
                          <a:off x="2110358" y="3658080"/>
                          <a:ext cx="6471285" cy="243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w:t>
                            </w:r>
                            <w:r w:rsidDel="00000000" w:rsidR="00000000" w:rsidRPr="00000000">
                              <w:rPr>
                                <w:rFonts w:ascii="Arial" w:cs="Arial" w:eastAsia="Arial" w:hAnsi="Arial"/>
                                <w:b w:val="1"/>
                                <w:i w:val="0"/>
                                <w:smallCaps w:val="0"/>
                                <w:strike w:val="0"/>
                                <w:color w:val="000000"/>
                                <w:sz w:val="22"/>
                                <w:vertAlign w:val="baseline"/>
                              </w:rPr>
                              <w:t xml:space="preserve">YES, </w:t>
                            </w:r>
                            <w:r w:rsidDel="00000000" w:rsidR="00000000" w:rsidRPr="00000000">
                              <w:rPr>
                                <w:rFonts w:ascii="Arial" w:cs="Arial" w:eastAsia="Arial" w:hAnsi="Arial"/>
                                <w:b w:val="0"/>
                                <w:i w:val="0"/>
                                <w:smallCaps w:val="0"/>
                                <w:strike w:val="0"/>
                                <w:color w:val="000000"/>
                                <w:sz w:val="22"/>
                                <w:vertAlign w:val="baseline"/>
                              </w:rPr>
                              <w:t xml:space="preserve">Please provide details of the arrangements to be made regarding IPR.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1106146</wp:posOffset>
                </wp:positionV>
                <wp:extent cx="6480810" cy="253365"/>
                <wp:effectExtent b="0" l="0" r="0" t="0"/>
                <wp:wrapTopAndBottom distB="0" distT="0"/>
                <wp:docPr id="13"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6480810" cy="253365"/>
                        </a:xfrm>
                        <a:prstGeom prst="rect"/>
                        <a:ln/>
                      </pic:spPr>
                    </pic:pic>
                  </a:graphicData>
                </a:graphic>
              </wp:anchor>
            </w:drawing>
          </mc:Fallback>
        </mc:AlternateConten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8"/>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2277" w:hRule="atLeast"/>
          <w:tblHeader w:val="0"/>
        </w:trPr>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project outputs (for example curricula, frameworks, publications, and tools) demonstrate co-authorship and shared intellectual contribution between project partners?</w:t>
            </w:r>
          </w:p>
        </w:tc>
        <w:tc>
          <w:tcPr>
            <w:shd w:fill="f1f1f1"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project outputs such as curricula, frameworks, publications, tools, or other deliverables will be jointly developed and reflect balanced intellectual input from all partners.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28"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Applicants should explain how co-authorship will be recognised in practice, including approaches to joint design, review, and approval processes, as well as how shared ownership and contribution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will be evidenced</w:t>
            </w:r>
          </w:p>
        </w:tc>
      </w:tr>
    </w:tbl>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Council will use the information provided in the application for processing the application, making any consequential grant award, for the award payment, monitoring, maintenance, and review of the award.</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carry out the selection process for this grant, we may also share your information with our national partner organisations. The reason for this is that in countries where we work with partner organisations, the final decision on grants will be made in collaboration with them.</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Council complies with data protection law in the UK and laws in other countries that meet internationally acceptable standards.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Council complies with data protection law in the UK and laws in other countries that meet internationally accepted standards.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 w:right="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right to ask for a copy of the information we hold on you, and the right to ask us to correct any inaccuracies in that information. If you have concerns about how we have used your personal information, you also have the right to complain to a privacy regulator.</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2.00000000000003" w:lineRule="auto"/>
        <w:ind w:left="1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detailed information, please refer to the privacy section of our</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3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w:t>
      </w:r>
      <w:hyperlink r:id="rId21">
        <w:r w:rsidDel="00000000" w:rsidR="00000000" w:rsidRPr="00000000">
          <w:rPr>
            <w:rFonts w:ascii="Arial" w:cs="Arial" w:eastAsia="Arial" w:hAnsi="Arial"/>
            <w:b w:val="0"/>
            <w:bCs w:val="0"/>
            <w:i w:val="0"/>
            <w:iCs w:val="0"/>
            <w:smallCaps w:val="0"/>
            <w:strike w:val="0"/>
            <w:color w:val="ff00c7"/>
            <w:sz w:val="22"/>
            <w:szCs w:val="22"/>
            <w:u w:val="single"/>
            <w:shd w:fill="auto" w:val="clear"/>
            <w:vertAlign w:val="baseline"/>
            <w:rtl w:val="0"/>
          </w:rPr>
          <w:t xml:space="preserve">https://www.britishcouncil.org/privacy-cookies/data-protection</w:t>
        </w:r>
      </w:hyperlink>
      <w:r w:rsidDel="00000000" w:rsidR="00000000" w:rsidRPr="00000000">
        <w:rPr>
          <w:rFonts w:ascii="Arial" w:cs="Arial" w:eastAsia="Arial" w:hAnsi="Arial"/>
          <w:b w:val="0"/>
          <w:bCs w:val="0"/>
          <w:i w:val="0"/>
          <w:iCs w:val="0"/>
          <w:smallCaps w:val="0"/>
          <w:strike w:val="0"/>
          <w:color w:val="ff00c7"/>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contact your local British Council office. We will keep your information for a period of 7 years from the time of collection.</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2" w:type="default"/>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164770</wp:posOffset>
                </wp:positionV>
                <wp:extent cx="6480810" cy="541655"/>
                <wp:effectExtent b="0" l="0" r="0" t="0"/>
                <wp:wrapTopAndBottom distB="0" distT="0"/>
                <wp:docPr id="68" name=""/>
                <a:graphic>
                  <a:graphicData uri="http://schemas.microsoft.com/office/word/2010/wordprocessingShape">
                    <wps:wsp>
                      <wps:cNvSpPr/>
                      <wps:cNvPr id="76" name="Shape 76"/>
                      <wps:spPr>
                        <a:xfrm>
                          <a:off x="2110358" y="3513935"/>
                          <a:ext cx="6471285" cy="5321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have read and understood the above</w:t>
                            </w:r>
                          </w:p>
                          <w:p w:rsidR="00000000" w:rsidDel="00000000" w:rsidP="00000000" w:rsidRDefault="00000000" w:rsidRPr="00000000">
                            <w:pPr>
                              <w:spacing w:after="0" w:before="123.99999618530273" w:line="240"/>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164770</wp:posOffset>
                </wp:positionV>
                <wp:extent cx="6480810" cy="541655"/>
                <wp:effectExtent b="0" l="0" r="0" t="0"/>
                <wp:wrapTopAndBottom distB="0" distT="0"/>
                <wp:docPr id="68" name="image72.png"/>
                <a:graphic>
                  <a:graphicData uri="http://schemas.openxmlformats.org/drawingml/2006/picture">
                    <pic:pic>
                      <pic:nvPicPr>
                        <pic:cNvPr id="0" name="image72.png"/>
                        <pic:cNvPicPr preferRelativeResize="0"/>
                      </pic:nvPicPr>
                      <pic:blipFill>
                        <a:blip r:embed="rId11"/>
                        <a:srcRect/>
                        <a:stretch>
                          <a:fillRect/>
                        </a:stretch>
                      </pic:blipFill>
                      <pic:spPr>
                        <a:xfrm>
                          <a:off x="0" y="0"/>
                          <a:ext cx="6480810" cy="541655"/>
                        </a:xfrm>
                        <a:prstGeom prst="rect"/>
                        <a:ln/>
                      </pic:spPr>
                    </pic:pic>
                  </a:graphicData>
                </a:graphic>
              </wp:anchor>
            </w:drawing>
          </mc:Fallback>
        </mc:AlternateConten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1023619"/>
                <wp:effectExtent b="0" l="0" r="0" t="0"/>
                <wp:docPr id="54" name=""/>
                <a:graphic>
                  <a:graphicData uri="http://schemas.microsoft.com/office/word/2010/wordprocessingShape">
                    <wps:wsp>
                      <wps:cNvSpPr/>
                      <wps:cNvPr id="61" name="Shape 61"/>
                      <wps:spPr>
                        <a:xfrm>
                          <a:off x="2110358" y="3272953"/>
                          <a:ext cx="6471285" cy="101409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59.000000953674316"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am willing for the British Council to share your information with partner organisations for the purpose of this funding application (please note; if you do not agree to this we may not be able to consider your application for funding).</w:t>
                            </w:r>
                          </w:p>
                          <w:p w:rsidR="00000000" w:rsidDel="00000000" w:rsidP="00000000" w:rsidRDefault="00000000" w:rsidRPr="00000000">
                            <w:pPr>
                              <w:spacing w:after="0" w:before="120" w:line="264.99999046325684"/>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w:t>
                            </w:r>
                          </w:p>
                          <w:p w:rsidR="00000000" w:rsidDel="00000000" w:rsidP="00000000" w:rsidRDefault="00000000" w:rsidRPr="00000000">
                            <w:pPr>
                              <w:spacing w:after="0" w:before="0" w:line="264.99999046325684"/>
                              <w:ind w:left="302.99999237060547" w:right="0" w:firstLine="103.0000019073486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w:t>
                            </w:r>
                          </w:p>
                        </w:txbxContent>
                      </wps:txbx>
                      <wps:bodyPr anchorCtr="0" anchor="t" bIns="0" lIns="0" spcFirstLastPara="1" rIns="0" wrap="square" tIns="0">
                        <a:noAutofit/>
                      </wps:bodyPr>
                    </wps:wsp>
                  </a:graphicData>
                </a:graphic>
              </wp:inline>
            </w:drawing>
          </mc:Choice>
          <mc:Fallback>
            <w:drawing>
              <wp:inline distB="0" distT="0" distL="0" distR="0">
                <wp:extent cx="6480810" cy="1023619"/>
                <wp:effectExtent b="0" l="0" r="0" t="0"/>
                <wp:docPr id="54"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6480810" cy="10236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9"/>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5059" w:hRule="atLeast"/>
          <w:tblHeader w:val="0"/>
        </w:trPr>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recognise that applicants may use artificial intelligence (AI) tools to support drafting and preparation. Have you used any AI tools in preparing this application?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66"/>
              </w:tabs>
              <w:spacing w:after="0" w:before="0" w:line="265"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51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66"/>
              </w:tabs>
              <w:spacing w:after="0" w:before="0" w:line="265" w:lineRule="auto"/>
              <w:ind w:left="466"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tc>
        <w:tc>
          <w:tcPr>
            <w:shd w:fill="f1f1f1"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use of AI tools is permitted to support your application (for example, to help structure or edit text to keep within word counts etc). However, all content submitted must be your own work and accurately reflect your organisation, partnership, and proposal.</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are responsible for ensuring that: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34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information provided is accurate and complete</w:t>
            </w:r>
          </w:p>
          <w:p w:rsidR="00000000" w:rsidDel="00000000" w:rsidP="00000000" w:rsidRDefault="00000000" w:rsidRPr="00000000" w14:paraId="0000051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352"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proposal reflects your genuine plans and capabilities</w:t>
            </w:r>
          </w:p>
          <w:p w:rsidR="00000000" w:rsidDel="00000000" w:rsidP="00000000" w:rsidRDefault="00000000" w:rsidRPr="00000000" w14:paraId="0000051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29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confidential or sensitive information is inappropriately shared with AI tools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219"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Applications that appear to be generic, inconsistent, or not aligned with the call requirements may be subject to further scrutiny.</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3" w:type="default"/>
          <w:type w:val="nextPage"/>
          <w:pgSz w:h="16850" w:w="11900" w:orient="portrait"/>
          <w:pgMar w:bottom="280" w:top="940" w:left="708" w:right="708" w:header="743"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89726</wp:posOffset>
                </wp:positionH>
                <wp:positionV relativeFrom="paragraph">
                  <wp:posOffset>159690</wp:posOffset>
                </wp:positionV>
                <wp:extent cx="6480810" cy="497205"/>
                <wp:effectExtent b="0" l="0" r="0" t="0"/>
                <wp:wrapTopAndBottom distB="0" distT="0"/>
                <wp:docPr id="52" name=""/>
                <a:graphic>
                  <a:graphicData uri="http://schemas.microsoft.com/office/word/2010/wordprocessingShape">
                    <wps:wsp>
                      <wps:cNvSpPr/>
                      <wps:cNvPr id="59" name="Shape 59"/>
                      <wps:spPr>
                        <a:xfrm>
                          <a:off x="2110358" y="3536160"/>
                          <a:ext cx="6471285" cy="4876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Yes, briefly describe how AI was used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89726</wp:posOffset>
                </wp:positionH>
                <wp:positionV relativeFrom="paragraph">
                  <wp:posOffset>159690</wp:posOffset>
                </wp:positionV>
                <wp:extent cx="6480810" cy="497205"/>
                <wp:effectExtent b="0" l="0" r="0" t="0"/>
                <wp:wrapTopAndBottom distB="0" distT="0"/>
                <wp:docPr id="52"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6480810" cy="497205"/>
                        </a:xfrm>
                        <a:prstGeom prst="rect"/>
                        <a:ln/>
                      </pic:spPr>
                    </pic:pic>
                  </a:graphicData>
                </a:graphic>
              </wp:anchor>
            </w:drawing>
          </mc:Fallback>
        </mc:AlternateConten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spacing w:line="240" w:lineRule="auto"/>
        <w:ind w:left="143" w:right="0" w:firstLine="0"/>
        <w:rPr>
          <w:sz w:val="20"/>
          <w:szCs w:val="20"/>
        </w:rPr>
      </w:pPr>
      <w:r w:rsidDel="00000000" w:rsidR="00000000" w:rsidRPr="00000000">
        <w:rPr>
          <w:sz w:val="20"/>
          <w:szCs w:val="20"/>
        </w:rPr>
        <mc:AlternateContent>
          <mc:Choice Requires="wpg">
            <w:drawing>
              <wp:inline distB="0" distT="0" distL="0" distR="0">
                <wp:extent cx="6480810" cy="254000"/>
                <wp:effectExtent b="0" l="0" r="0" t="0"/>
                <wp:docPr id="53" name=""/>
                <a:graphic>
                  <a:graphicData uri="http://schemas.microsoft.com/office/word/2010/wordprocessingShape">
                    <wps:wsp>
                      <wps:cNvSpPr/>
                      <wps:cNvPr id="60" name="Shape 60"/>
                      <wps:spPr>
                        <a:xfrm>
                          <a:off x="2110358" y="3657763"/>
                          <a:ext cx="6471285" cy="244475"/>
                        </a:xfrm>
                        <a:prstGeom prst="rect">
                          <a:avLst/>
                        </a:prstGeom>
                        <a:solidFill>
                          <a:srgbClr val="300A7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Section 8: Supporting Documentation</w:t>
                            </w:r>
                          </w:p>
                        </w:txbxContent>
                      </wps:txbx>
                      <wps:bodyPr anchorCtr="0" anchor="t" bIns="0" lIns="0" spcFirstLastPara="1" rIns="0" wrap="square" tIns="0">
                        <a:noAutofit/>
                      </wps:bodyPr>
                    </wps:wsp>
                  </a:graphicData>
                </a:graphic>
              </wp:inline>
            </w:drawing>
          </mc:Choice>
          <mc:Fallback>
            <w:drawing>
              <wp:inline distB="0" distT="0" distL="0" distR="0">
                <wp:extent cx="6480810" cy="254000"/>
                <wp:effectExtent b="0" l="0" r="0" t="0"/>
                <wp:docPr id="53" name="image57.png"/>
                <a:graphic>
                  <a:graphicData uri="http://schemas.openxmlformats.org/drawingml/2006/picture">
                    <pic:pic>
                      <pic:nvPicPr>
                        <pic:cNvPr id="0" name="image57.png"/>
                        <pic:cNvPicPr preferRelativeResize="0"/>
                      </pic:nvPicPr>
                      <pic:blipFill>
                        <a:blip r:embed="rId11"/>
                        <a:srcRect/>
                        <a:stretch>
                          <a:fillRect/>
                        </a:stretch>
                      </pic:blipFill>
                      <pic:spPr>
                        <a:xfrm>
                          <a:off x="0" y="0"/>
                          <a:ext cx="6480810" cy="2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spacing w:before="1" w:lineRule="auto"/>
        <w:ind w:left="144" w:right="0" w:firstLine="0"/>
        <w:jc w:val="left"/>
        <w:rPr>
          <w:sz w:val="22"/>
          <w:szCs w:val="22"/>
        </w:rPr>
      </w:pPr>
      <w:r w:rsidDel="00000000" w:rsidR="00000000" w:rsidRPr="00000000">
        <w:rPr>
          <w:sz w:val="22"/>
          <w:szCs w:val="22"/>
          <w:rtl w:val="0"/>
        </w:rPr>
        <w:t xml:space="preserve">For the </w:t>
      </w:r>
      <w:r w:rsidDel="00000000" w:rsidR="00000000" w:rsidRPr="00000000">
        <w:rPr>
          <w:b w:val="1"/>
          <w:bCs w:val="1"/>
          <w:sz w:val="22"/>
          <w:szCs w:val="22"/>
          <w:rtl w:val="0"/>
        </w:rPr>
        <w:t xml:space="preserve">contracted institution </w:t>
      </w:r>
      <w:r w:rsidDel="00000000" w:rsidR="00000000" w:rsidRPr="00000000">
        <w:rPr>
          <w:sz w:val="22"/>
          <w:szCs w:val="22"/>
          <w:u w:val="single"/>
          <w:rtl w:val="0"/>
        </w:rPr>
        <w:t xml:space="preserve">and</w:t>
      </w:r>
      <w:r w:rsidDel="00000000" w:rsidR="00000000" w:rsidRPr="00000000">
        <w:rPr>
          <w:sz w:val="22"/>
          <w:szCs w:val="22"/>
          <w:rtl w:val="0"/>
        </w:rPr>
        <w:t xml:space="preserve"> </w:t>
      </w:r>
      <w:r w:rsidDel="00000000" w:rsidR="00000000" w:rsidRPr="00000000">
        <w:rPr>
          <w:b w:val="1"/>
          <w:bCs w:val="1"/>
          <w:sz w:val="22"/>
          <w:szCs w:val="22"/>
          <w:rtl w:val="0"/>
        </w:rPr>
        <w:t xml:space="preserve">each partner, </w:t>
      </w:r>
      <w:r w:rsidDel="00000000" w:rsidR="00000000" w:rsidRPr="00000000">
        <w:rPr>
          <w:sz w:val="22"/>
          <w:szCs w:val="22"/>
          <w:rtl w:val="0"/>
        </w:rPr>
        <w:t xml:space="preserve">you will be asked to provide a signed letter of support (</w:t>
      </w:r>
      <w:r w:rsidDel="00000000" w:rsidR="00000000" w:rsidRPr="00000000">
        <w:rPr>
          <w:b w:val="1"/>
          <w:bCs w:val="1"/>
          <w:sz w:val="22"/>
          <w:szCs w:val="22"/>
          <w:u w:val="single"/>
          <w:rtl w:val="0"/>
        </w:rPr>
        <w:t xml:space="preserve">on letterheaded paper</w:t>
      </w:r>
      <w:r w:rsidDel="00000000" w:rsidR="00000000" w:rsidRPr="00000000">
        <w:rPr>
          <w:sz w:val="22"/>
          <w:szCs w:val="22"/>
          <w:rtl w:val="0"/>
        </w:rPr>
        <w:t xml:space="preserve">) and CV for the lead(s).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0"/>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4049"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letter of support from the Head of Department (or equivalent)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Contracting Institution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846959" cy="726948"/>
                  <wp:effectExtent b="0" l="0" r="0" t="0"/>
                  <wp:docPr id="7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846959" cy="726948"/>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Important</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letter of support should specifically include: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53" w:lineRule="auto"/>
              <w:ind w:left="463" w:right="0"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proposed project name</w:t>
            </w:r>
          </w:p>
          <w:p w:rsidR="00000000" w:rsidDel="00000000" w:rsidP="00000000" w:rsidRDefault="00000000" w:rsidRPr="00000000" w14:paraId="000005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1045"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of the principal lead at the institution</w:t>
            </w:r>
          </w:p>
          <w:p w:rsidR="00000000" w:rsidDel="00000000" w:rsidP="00000000" w:rsidRDefault="00000000" w:rsidRPr="00000000" w14:paraId="0000053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1" w:line="240" w:lineRule="auto"/>
              <w:ind w:left="463" w:right="0"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name of the partnering institution(s)</w:t>
            </w:r>
          </w:p>
          <w:p w:rsidR="00000000" w:rsidDel="00000000" w:rsidP="00000000" w:rsidRDefault="00000000" w:rsidRPr="00000000" w14:paraId="0000053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1" w:line="240" w:lineRule="auto"/>
              <w:ind w:left="463" w:right="191"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Details of any commitment (monetary, benefit in kind, or otherwise) to the partnership</w:t>
            </w:r>
          </w:p>
          <w:p w:rsidR="00000000" w:rsidDel="00000000" w:rsidP="00000000" w:rsidRDefault="00000000" w:rsidRPr="00000000" w14:paraId="0000053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145" w:hanging="3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commitment and willingness to receive funding and to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sign the standard grant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agreement with the British Council without</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negotiation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sample grant agreement is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3"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made available during the application process as part of the call documentation</w:t>
            </w:r>
          </w:p>
        </w:tc>
      </w:tr>
    </w:tbl>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1"/>
        <w:tblW w:w="1019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6"/>
        <w:gridCol w:w="5094"/>
        <w:tblGridChange w:id="0">
          <w:tblGrid>
            <w:gridCol w:w="5096"/>
            <w:gridCol w:w="5094"/>
          </w:tblGrid>
        </w:tblGridChange>
      </w:tblGrid>
      <w:tr>
        <w:trPr>
          <w:cantSplit w:val="0"/>
          <w:trHeight w:val="7085" w:hRule="atLeast"/>
          <w:tblHeader w:val="0"/>
        </w:trPr>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 for the Lead Person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Contracting Institution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846959" cy="726948"/>
                  <wp:effectExtent b="0" l="0" r="0" t="0"/>
                  <wp:docPr id="7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846959" cy="726948"/>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4f4f4"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Format &amp; File Type</w:t>
            </w:r>
            <w:r w:rsidDel="00000000" w:rsidR="00000000" w:rsidRPr="00000000">
              <w:rPr>
                <w:rtl w:val="0"/>
              </w:rPr>
            </w:r>
          </w:p>
          <w:p w:rsidR="00000000" w:rsidDel="00000000" w:rsidP="00000000" w:rsidRDefault="00000000" w:rsidRPr="00000000" w14:paraId="000005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261"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Submit as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PDF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Word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.doc or .docx</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file only.</w:t>
            </w:r>
          </w:p>
          <w:p w:rsidR="00000000" w:rsidDel="00000000" w:rsidP="00000000" w:rsidRDefault="00000000" w:rsidRPr="00000000" w14:paraId="000005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127"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clear, readable formatting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graphics-heavy, scanned, or image-based CVs)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Length</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383"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Maximum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 pages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(concise summaries are preferred).</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Formatting tips</w:t>
            </w:r>
            <w:r w:rsidDel="00000000" w:rsidR="00000000" w:rsidRPr="00000000">
              <w:rPr>
                <w:rtl w:val="0"/>
              </w:rPr>
            </w:r>
          </w:p>
          <w:p w:rsidR="00000000" w:rsidDel="00000000" w:rsidP="00000000" w:rsidRDefault="00000000" w:rsidRPr="00000000" w14:paraId="000005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251" w:line="240" w:lineRule="auto"/>
              <w:ind w:left="465" w:right="179"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standard font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(such as Arial or Calibri, size 11 or 12).</w:t>
            </w:r>
          </w:p>
          <w:p w:rsidR="00000000" w:rsidDel="00000000" w:rsidP="00000000" w:rsidRDefault="00000000" w:rsidRPr="00000000" w14:paraId="000005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headings or bullet points for clarity.</w:t>
            </w:r>
          </w:p>
          <w:p w:rsidR="00000000" w:rsidDel="00000000" w:rsidP="00000000" w:rsidRDefault="00000000" w:rsidRPr="00000000" w14:paraId="000005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Avoid photos, logos, or decorative templates.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Content Suggestions</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40"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Current position and responsibilities</w:t>
            </w:r>
          </w:p>
          <w:p w:rsidR="00000000" w:rsidDel="00000000" w:rsidP="00000000" w:rsidRDefault="00000000" w:rsidRPr="00000000" w14:paraId="000005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1" w:line="252.00000000000003" w:lineRule="auto"/>
              <w:ind w:left="465"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Key qualifications and areas of expertise</w:t>
            </w:r>
          </w:p>
          <w:p w:rsidR="00000000" w:rsidDel="00000000" w:rsidP="00000000" w:rsidRDefault="00000000" w:rsidRPr="00000000" w14:paraId="000005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826"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Previous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British Council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grant or international project experience (if any)</w:t>
            </w:r>
          </w:p>
          <w:p w:rsidR="00000000" w:rsidDel="00000000" w:rsidP="00000000" w:rsidRDefault="00000000" w:rsidRPr="00000000" w14:paraId="000005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20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Selected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publications or outputs (if applicable and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relevant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the grant project application)</w:t>
            </w:r>
          </w:p>
        </w:tc>
      </w:tr>
    </w:tbl>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sectPr>
      <w:type w:val="nextPage"/>
      <w:pgSz w:h="16850" w:w="11900" w:orient="portrait"/>
      <w:pgMar w:bottom="280" w:top="940" w:left="708" w:right="708" w:header="743"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sa Battestin" w:id="1" w:date="2026-06-09T15:13:57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opinion, this point is redundant because it deals with what we are already covering in Items 2 and 5. I have included references to sustainability and inclusion in those items and I suggest we remove this one.</w:t>
      </w:r>
    </w:p>
  </w:comment>
  <w:comment w:author="Vanessa Battestin" w:id="0" w:date="2026-06-09T12:20:26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IFES’s perspective, I see two possibilities to be analyzed here: CONIF and Unirede. CONIF (the National Council of Institutions of the Federal Network for Professional, Scientific and Technological Education) brings together the rectors of Brazil’s 41 Federal Institutes and could provide an opportunity, at some stage of the project, to explore potential opportunities for future action within the Federal Network. Unirede is an association of Brazilian public higher education institutions, which aims to develop and democratise distance learning (DL) and digital education in the country. It is responsible for organising Esud annually, in partnership with a host institution, which is the largest distance learning event for public institutions in Brazil. Perhaps this could be an opportunity for the OU to become involved in this event and to disseminate our work.</w:t>
      </w:r>
    </w:p>
  </w:comment>
  <w:comment w:author="Vanessa Battestin" w:id="5" w:date="2026-06-10T14:42:56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1 — EaD Capacity Diagnostic (Obj 1)</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mutual assessment between IET and Cefor of their practices in instructional design, quality assurance, learner support, accessibility, digital education, AI in education, micro-credentials, learning analytics, and personalised and adaptive learning — identifying areas of convergence and unexplored potential.</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2 — Thematic Mapping of Ifes Campuses (Obj 2)</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structured survey of representatives from selected Ifes campuses to map existing initiatives in inclusion, diversity, gender equality, environment and sustainability — identifying regionally specialised areas of expertise with future potential for expansion through distance learning.</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3 — Knowledge Exchange: Workshops, OU Visit and Community of Practice (Obj 3, ex-4)</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workshops for knowledge exchange on distance learning practices between IET and Cefor; a 5-day in-person visit to The Open University for immersion in IET's practices and institutional structure; and the establishment of a Community of Practice between IET and Cefor as a mechanism for sustained ongoing exchange. Output: inclusive curriculum tool.</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4 — Co-design of Framework and Roadmap (Obj 5)</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development of: (a) a joint OU–Ifes framework for expanding access to regionally specialised expertise through distance learning; (b) a strategic roadmap identifying future opportunities for online and transnational education collaboration between the two institutions.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5 — Dissemination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of project results through jointly authored papers submitted to academic journals and conferences, and communication via institutional social media and other channels.</w:t>
      </w:r>
    </w:p>
  </w:comment>
  <w:comment w:author="Vanessa Battestin" w:id="3" w:date="2026-06-09T18:10:07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from here</w:t>
      </w:r>
    </w:p>
  </w:comment>
  <w:comment w:author="Vanessa Battestin" w:id="4" w:date="2026-06-10T14:35:25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limit it to five activities and we need to cover all the objectives. So, I suggest a few adjustments</w:t>
      </w:r>
    </w:p>
  </w:comment>
  <w:comment w:author="Vanessa Battestin" w:id="6" w:date="2026-06-11T13:55:32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IFES does not have its own formally published institutional net-zero target. However, it operates within the framework of the climate commitments made by the Brazilian federal government (NDCs) and the state of Espírito Santo, which is guided by the Espírito Santo Decarbonisation Plan coordinated by NetZeroES (netzero.es.gov.br).</w:t>
      </w:r>
    </w:p>
  </w:comment>
  <w:comment w:author="Felipe Tessarolo" w:id="2" w:date="2026-06-05T15:26:57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Vanessa about policies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UK/China courses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6A" w15:done="0"/>
  <w15:commentEx w15:paraId="0000056B" w15:done="0"/>
  <w15:commentEx w15:paraId="00000576" w15:done="0"/>
  <w15:commentEx w15:paraId="00000577" w15:done="0"/>
  <w15:commentEx w15:paraId="00000578" w15:done="0"/>
  <w15:commentEx w15:paraId="00000579" w15:done="0"/>
  <w15:commentEx w15:paraId="000005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ple SD Gothic Neo"/>
  <w:font w:name="Apple SD Gothic Neo Ligh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9" name=""/>
              <a:graphic>
                <a:graphicData uri="http://schemas.microsoft.com/office/word/2010/wordprocessingShape">
                  <wps:wsp>
                    <wps:cNvSpPr/>
                    <wps:cNvPr id="10" name="Shape 10"/>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5" name=""/>
              <a:graphic>
                <a:graphicData uri="http://schemas.microsoft.com/office/word/2010/wordprocessingShape">
                  <wps:wsp>
                    <wps:cNvSpPr/>
                    <wps:cNvPr id="52" name="Shape 52"/>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5"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37" name=""/>
              <a:graphic>
                <a:graphicData uri="http://schemas.microsoft.com/office/word/2010/wordprocessingGroup">
                  <wpg:wgp>
                    <wpg:cNvGrpSpPr/>
                    <wpg:grpSpPr>
                      <a:xfrm>
                        <a:off x="2107500" y="3654900"/>
                        <a:ext cx="6477000" cy="250190"/>
                        <a:chOff x="2107500" y="3654900"/>
                        <a:chExt cx="6477000" cy="250200"/>
                      </a:xfrm>
                    </wpg:grpSpPr>
                    <wpg:grpSp>
                      <wpg:cNvGrpSpPr/>
                      <wpg:grpSpPr>
                        <a:xfrm>
                          <a:off x="2107500" y="3654905"/>
                          <a:ext cx="6477000" cy="250190"/>
                          <a:chOff x="0" y="0"/>
                          <a:chExt cx="6477000" cy="250190"/>
                        </a:xfrm>
                      </wpg:grpSpPr>
                      <wps:wsp>
                        <wps:cNvSpPr/>
                        <wps:cNvPr id="22" name="Shape 22"/>
                        <wps:spPr>
                          <a:xfrm>
                            <a:off x="0" y="0"/>
                            <a:ext cx="6477000" cy="25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6095" y="6045"/>
                            <a:ext cx="6464935" cy="236854"/>
                          </a:xfrm>
                          <a:custGeom>
                            <a:rect b="b" l="l" r="r" t="t"/>
                            <a:pathLst>
                              <a:path extrusionOk="0" h="236854" w="6464935">
                                <a:moveTo>
                                  <a:pt x="6464808" y="0"/>
                                </a:moveTo>
                                <a:lnTo>
                                  <a:pt x="0" y="0"/>
                                </a:lnTo>
                                <a:lnTo>
                                  <a:pt x="0" y="236524"/>
                                </a:lnTo>
                                <a:lnTo>
                                  <a:pt x="6464808" y="236524"/>
                                </a:lnTo>
                                <a:lnTo>
                                  <a:pt x="6464808" y="0"/>
                                </a:lnTo>
                                <a:close/>
                              </a:path>
                            </a:pathLst>
                          </a:custGeom>
                          <a:solidFill>
                            <a:srgbClr val="300A7C"/>
                          </a:solidFill>
                          <a:ln>
                            <a:noFill/>
                          </a:ln>
                        </wps:spPr>
                        <wps:bodyPr anchorCtr="0" anchor="ctr" bIns="91425" lIns="91425" spcFirstLastPara="1" rIns="91425" wrap="square" tIns="91425">
                          <a:noAutofit/>
                        </wps:bodyPr>
                      </wps:wsp>
                      <wps:wsp>
                        <wps:cNvSpPr/>
                        <wps:cNvPr id="43" name="Shape 43"/>
                        <wps:spPr>
                          <a:xfrm>
                            <a:off x="0" y="0"/>
                            <a:ext cx="6477000" cy="250190"/>
                          </a:xfrm>
                          <a:custGeom>
                            <a:rect b="b" l="l" r="r" t="t"/>
                            <a:pathLst>
                              <a:path extrusionOk="0" h="250190" w="6477000">
                                <a:moveTo>
                                  <a:pt x="6476987" y="0"/>
                                </a:moveTo>
                                <a:lnTo>
                                  <a:pt x="6470904" y="0"/>
                                </a:lnTo>
                                <a:lnTo>
                                  <a:pt x="6470904" y="6096"/>
                                </a:lnTo>
                                <a:lnTo>
                                  <a:pt x="6470904" y="244094"/>
                                </a:lnTo>
                                <a:lnTo>
                                  <a:pt x="6096" y="244094"/>
                                </a:lnTo>
                                <a:lnTo>
                                  <a:pt x="6096" y="6096"/>
                                </a:lnTo>
                                <a:lnTo>
                                  <a:pt x="6470904" y="6096"/>
                                </a:lnTo>
                                <a:lnTo>
                                  <a:pt x="6470904" y="0"/>
                                </a:lnTo>
                                <a:lnTo>
                                  <a:pt x="6096" y="0"/>
                                </a:lnTo>
                                <a:lnTo>
                                  <a:pt x="0" y="0"/>
                                </a:lnTo>
                                <a:lnTo>
                                  <a:pt x="0" y="6045"/>
                                </a:lnTo>
                                <a:lnTo>
                                  <a:pt x="0" y="244094"/>
                                </a:lnTo>
                                <a:lnTo>
                                  <a:pt x="0" y="250190"/>
                                </a:lnTo>
                                <a:lnTo>
                                  <a:pt x="6096" y="250190"/>
                                </a:lnTo>
                                <a:lnTo>
                                  <a:pt x="6470904" y="250190"/>
                                </a:lnTo>
                                <a:lnTo>
                                  <a:pt x="6476987" y="250190"/>
                                </a:lnTo>
                                <a:lnTo>
                                  <a:pt x="6476987" y="244094"/>
                                </a:lnTo>
                                <a:lnTo>
                                  <a:pt x="6476987" y="6096"/>
                                </a:lnTo>
                                <a:lnTo>
                                  <a:pt x="6476987"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37"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6477000" cy="2501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63" name=""/>
              <a:graphic>
                <a:graphicData uri="http://schemas.microsoft.com/office/word/2010/wordprocessingShape">
                  <wps:wsp>
                    <wps:cNvSpPr/>
                    <wps:cNvPr id="70" name="Shape 70"/>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63"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1" name=""/>
              <a:graphic>
                <a:graphicData uri="http://schemas.microsoft.com/office/word/2010/wordprocessingShape">
                  <wps:wsp>
                    <wps:cNvSpPr/>
                    <wps:cNvPr id="48" name="Shape 48"/>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41"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20" name=""/>
              <a:graphic>
                <a:graphicData uri="http://schemas.microsoft.com/office/word/2010/wordprocessingGroup">
                  <wpg:wgp>
                    <wpg:cNvGrpSpPr/>
                    <wpg:grpSpPr>
                      <a:xfrm>
                        <a:off x="2107500" y="3654900"/>
                        <a:ext cx="6477000" cy="250190"/>
                        <a:chOff x="2107500" y="3654900"/>
                        <a:chExt cx="6477000" cy="250200"/>
                      </a:xfrm>
                    </wpg:grpSpPr>
                    <wpg:grpSp>
                      <wpg:cNvGrpSpPr/>
                      <wpg:grpSpPr>
                        <a:xfrm>
                          <a:off x="2107500" y="3654905"/>
                          <a:ext cx="6477000" cy="250190"/>
                          <a:chOff x="0" y="0"/>
                          <a:chExt cx="6477000" cy="250190"/>
                        </a:xfrm>
                      </wpg:grpSpPr>
                      <wps:wsp>
                        <wps:cNvSpPr/>
                        <wps:cNvPr id="22" name="Shape 22"/>
                        <wps:spPr>
                          <a:xfrm>
                            <a:off x="0" y="0"/>
                            <a:ext cx="6477000" cy="25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095" y="6045"/>
                            <a:ext cx="6464935" cy="236854"/>
                          </a:xfrm>
                          <a:custGeom>
                            <a:rect b="b" l="l" r="r" t="t"/>
                            <a:pathLst>
                              <a:path extrusionOk="0" h="236854" w="6464935">
                                <a:moveTo>
                                  <a:pt x="6464808" y="0"/>
                                </a:moveTo>
                                <a:lnTo>
                                  <a:pt x="0" y="0"/>
                                </a:lnTo>
                                <a:lnTo>
                                  <a:pt x="0" y="236524"/>
                                </a:lnTo>
                                <a:lnTo>
                                  <a:pt x="6464808" y="236524"/>
                                </a:lnTo>
                                <a:lnTo>
                                  <a:pt x="6464808" y="0"/>
                                </a:lnTo>
                                <a:close/>
                              </a:path>
                            </a:pathLst>
                          </a:custGeom>
                          <a:solidFill>
                            <a:srgbClr val="300A7C"/>
                          </a:solidFill>
                          <a:ln>
                            <a:noFill/>
                          </a:ln>
                        </wps:spPr>
                        <wps:bodyPr anchorCtr="0" anchor="ctr" bIns="91425" lIns="91425" spcFirstLastPara="1" rIns="91425" wrap="square" tIns="91425">
                          <a:noAutofit/>
                        </wps:bodyPr>
                      </wps:wsp>
                      <wps:wsp>
                        <wps:cNvSpPr/>
                        <wps:cNvPr id="24" name="Shape 24"/>
                        <wps:spPr>
                          <a:xfrm>
                            <a:off x="0" y="0"/>
                            <a:ext cx="6477000" cy="250190"/>
                          </a:xfrm>
                          <a:custGeom>
                            <a:rect b="b" l="l" r="r" t="t"/>
                            <a:pathLst>
                              <a:path extrusionOk="0" h="250190" w="6477000">
                                <a:moveTo>
                                  <a:pt x="6476987" y="0"/>
                                </a:moveTo>
                                <a:lnTo>
                                  <a:pt x="6470904" y="0"/>
                                </a:lnTo>
                                <a:lnTo>
                                  <a:pt x="6470904" y="6096"/>
                                </a:lnTo>
                                <a:lnTo>
                                  <a:pt x="6470904" y="244094"/>
                                </a:lnTo>
                                <a:lnTo>
                                  <a:pt x="6096" y="244094"/>
                                </a:lnTo>
                                <a:lnTo>
                                  <a:pt x="6096" y="6096"/>
                                </a:lnTo>
                                <a:lnTo>
                                  <a:pt x="6470904" y="6096"/>
                                </a:lnTo>
                                <a:lnTo>
                                  <a:pt x="6470904" y="0"/>
                                </a:lnTo>
                                <a:lnTo>
                                  <a:pt x="6096" y="0"/>
                                </a:lnTo>
                                <a:lnTo>
                                  <a:pt x="0" y="0"/>
                                </a:lnTo>
                                <a:lnTo>
                                  <a:pt x="0" y="6045"/>
                                </a:lnTo>
                                <a:lnTo>
                                  <a:pt x="0" y="244094"/>
                                </a:lnTo>
                                <a:lnTo>
                                  <a:pt x="0" y="250190"/>
                                </a:lnTo>
                                <a:lnTo>
                                  <a:pt x="6096" y="250190"/>
                                </a:lnTo>
                                <a:lnTo>
                                  <a:pt x="6470904" y="250190"/>
                                </a:lnTo>
                                <a:lnTo>
                                  <a:pt x="6476987" y="250190"/>
                                </a:lnTo>
                                <a:lnTo>
                                  <a:pt x="6476987" y="244094"/>
                                </a:lnTo>
                                <a:lnTo>
                                  <a:pt x="6476987" y="6096"/>
                                </a:lnTo>
                                <a:lnTo>
                                  <a:pt x="6476987"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541019</wp:posOffset>
              </wp:positionH>
              <wp:positionV relativeFrom="page">
                <wp:posOffset>900683</wp:posOffset>
              </wp:positionV>
              <wp:extent cx="6477000" cy="250190"/>
              <wp:effectExtent b="0" l="0" r="0" t="0"/>
              <wp:wrapNone/>
              <wp:docPr id="20"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477000" cy="25019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35" name=""/>
              <a:graphic>
                <a:graphicData uri="http://schemas.microsoft.com/office/word/2010/wordprocessingShape">
                  <wps:wsp>
                    <wps:cNvSpPr/>
                    <wps:cNvPr id="39" name="Shape 39"/>
                    <wps:spPr>
                      <a:xfrm>
                        <a:off x="5101208" y="3779365"/>
                        <a:ext cx="489584" cy="1270"/>
                      </a:xfrm>
                      <a:custGeom>
                        <a:rect b="b" l="l" r="r" t="t"/>
                        <a:pathLst>
                          <a:path extrusionOk="0" h="120000" w="489584">
                            <a:moveTo>
                              <a:pt x="0" y="0"/>
                            </a:moveTo>
                            <a:lnTo>
                              <a:pt x="489585" y="0"/>
                            </a:lnTo>
                          </a:path>
                        </a:pathLst>
                      </a:custGeom>
                      <a:noFill/>
                      <a:ln cap="flat" cmpd="sng" w="38100">
                        <a:solidFill>
                          <a:srgbClr val="EA003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576580</wp:posOffset>
              </wp:positionH>
              <wp:positionV relativeFrom="page">
                <wp:posOffset>560703</wp:posOffset>
              </wp:positionV>
              <wp:extent cx="489584" cy="38100"/>
              <wp:effectExtent b="0" l="0" r="0" t="0"/>
              <wp:wrapNone/>
              <wp:docPr id="35"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489584" cy="381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6">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7">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8">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9">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0">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1">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2">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3">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4">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5">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6">
    <w:lvl w:ilvl="0">
      <w:start w:val="0"/>
      <w:numFmt w:val="bullet"/>
      <w:lvlText w:val="•"/>
      <w:lvlJc w:val="left"/>
      <w:pPr>
        <w:ind w:left="463" w:hanging="358"/>
      </w:pPr>
      <w:rPr>
        <w:rFonts w:ascii="Arial" w:cs="Arial" w:eastAsia="Arial" w:hAnsi="Arial"/>
        <w:b w:val="0"/>
        <w:bCs w:val="0"/>
        <w:i w:val="0"/>
        <w:iCs w:val="0"/>
        <w:sz w:val="20"/>
        <w:szCs w:val="20"/>
      </w:rPr>
    </w:lvl>
    <w:lvl w:ilvl="1">
      <w:start w:val="0"/>
      <w:numFmt w:val="bullet"/>
      <w:lvlText w:val="•"/>
      <w:lvlJc w:val="left"/>
      <w:pPr>
        <w:ind w:left="922" w:hanging="358"/>
      </w:pPr>
      <w:rPr/>
    </w:lvl>
    <w:lvl w:ilvl="2">
      <w:start w:val="0"/>
      <w:numFmt w:val="bullet"/>
      <w:lvlText w:val="•"/>
      <w:lvlJc w:val="left"/>
      <w:pPr>
        <w:ind w:left="1384" w:hanging="358"/>
      </w:pPr>
      <w:rPr/>
    </w:lvl>
    <w:lvl w:ilvl="3">
      <w:start w:val="0"/>
      <w:numFmt w:val="bullet"/>
      <w:lvlText w:val="•"/>
      <w:lvlJc w:val="left"/>
      <w:pPr>
        <w:ind w:left="1847" w:hanging="358.0000000000002"/>
      </w:pPr>
      <w:rPr/>
    </w:lvl>
    <w:lvl w:ilvl="4">
      <w:start w:val="0"/>
      <w:numFmt w:val="bullet"/>
      <w:lvlText w:val="•"/>
      <w:lvlJc w:val="left"/>
      <w:pPr>
        <w:ind w:left="2309" w:hanging="357.9999999999998"/>
      </w:pPr>
      <w:rPr/>
    </w:lvl>
    <w:lvl w:ilvl="5">
      <w:start w:val="0"/>
      <w:numFmt w:val="bullet"/>
      <w:lvlText w:val="•"/>
      <w:lvlJc w:val="left"/>
      <w:pPr>
        <w:ind w:left="2772" w:hanging="358"/>
      </w:pPr>
      <w:rPr/>
    </w:lvl>
    <w:lvl w:ilvl="6">
      <w:start w:val="0"/>
      <w:numFmt w:val="bullet"/>
      <w:lvlText w:val="•"/>
      <w:lvlJc w:val="left"/>
      <w:pPr>
        <w:ind w:left="3234" w:hanging="358.00000000000045"/>
      </w:pPr>
      <w:rPr/>
    </w:lvl>
    <w:lvl w:ilvl="7">
      <w:start w:val="0"/>
      <w:numFmt w:val="bullet"/>
      <w:lvlText w:val="•"/>
      <w:lvlJc w:val="left"/>
      <w:pPr>
        <w:ind w:left="3696" w:hanging="358"/>
      </w:pPr>
      <w:rPr/>
    </w:lvl>
    <w:lvl w:ilvl="8">
      <w:start w:val="0"/>
      <w:numFmt w:val="bullet"/>
      <w:lvlText w:val="•"/>
      <w:lvlJc w:val="left"/>
      <w:pPr>
        <w:ind w:left="4159" w:hanging="358.00000000000045"/>
      </w:pPr>
      <w:rPr/>
    </w:lvl>
  </w:abstractNum>
  <w:abstractNum w:abstractNumId="17">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8">
    <w:lvl w:ilvl="0">
      <w:start w:val="0"/>
      <w:numFmt w:val="bullet"/>
      <w:lvlText w:val="•"/>
      <w:lvlJc w:val="left"/>
      <w:pPr>
        <w:ind w:left="432" w:hanging="356"/>
      </w:pPr>
      <w:rPr>
        <w:rFonts w:ascii="Arial" w:cs="Arial" w:eastAsia="Arial" w:hAnsi="Arial"/>
        <w:b w:val="0"/>
        <w:bCs w:val="0"/>
        <w:i w:val="0"/>
        <w:iCs w:val="0"/>
        <w:color w:val="0e0e0e"/>
        <w:sz w:val="20"/>
        <w:szCs w:val="20"/>
      </w:rPr>
    </w:lvl>
    <w:lvl w:ilvl="1">
      <w:start w:val="0"/>
      <w:numFmt w:val="bullet"/>
      <w:lvlText w:val="•"/>
      <w:lvlJc w:val="left"/>
      <w:pPr>
        <w:ind w:left="884" w:hanging="356"/>
      </w:pPr>
      <w:rPr/>
    </w:lvl>
    <w:lvl w:ilvl="2">
      <w:start w:val="0"/>
      <w:numFmt w:val="bullet"/>
      <w:lvlText w:val="•"/>
      <w:lvlJc w:val="left"/>
      <w:pPr>
        <w:ind w:left="1328" w:hanging="355.9999999999998"/>
      </w:pPr>
      <w:rPr/>
    </w:lvl>
    <w:lvl w:ilvl="3">
      <w:start w:val="0"/>
      <w:numFmt w:val="bullet"/>
      <w:lvlText w:val="•"/>
      <w:lvlJc w:val="left"/>
      <w:pPr>
        <w:ind w:left="1772" w:hanging="356"/>
      </w:pPr>
      <w:rPr/>
    </w:lvl>
    <w:lvl w:ilvl="4">
      <w:start w:val="0"/>
      <w:numFmt w:val="bullet"/>
      <w:lvlText w:val="•"/>
      <w:lvlJc w:val="left"/>
      <w:pPr>
        <w:ind w:left="2216" w:hanging="356"/>
      </w:pPr>
      <w:rPr/>
    </w:lvl>
    <w:lvl w:ilvl="5">
      <w:start w:val="0"/>
      <w:numFmt w:val="bullet"/>
      <w:lvlText w:val="•"/>
      <w:lvlJc w:val="left"/>
      <w:pPr>
        <w:ind w:left="2660" w:hanging="356"/>
      </w:pPr>
      <w:rPr/>
    </w:lvl>
    <w:lvl w:ilvl="6">
      <w:start w:val="0"/>
      <w:numFmt w:val="bullet"/>
      <w:lvlText w:val="•"/>
      <w:lvlJc w:val="left"/>
      <w:pPr>
        <w:ind w:left="3104" w:hanging="356.00000000000045"/>
      </w:pPr>
      <w:rPr/>
    </w:lvl>
    <w:lvl w:ilvl="7">
      <w:start w:val="0"/>
      <w:numFmt w:val="bullet"/>
      <w:lvlText w:val="•"/>
      <w:lvlJc w:val="left"/>
      <w:pPr>
        <w:ind w:left="3548" w:hanging="356"/>
      </w:pPr>
      <w:rPr/>
    </w:lvl>
    <w:lvl w:ilvl="8">
      <w:start w:val="0"/>
      <w:numFmt w:val="bullet"/>
      <w:lvlText w:val="•"/>
      <w:lvlJc w:val="left"/>
      <w:pPr>
        <w:ind w:left="3992" w:hanging="356.00000000000045"/>
      </w:pPr>
      <w:rPr/>
    </w:lvl>
  </w:abstractNum>
  <w:abstractNum w:abstractNumId="19">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0">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1">
    <w:lvl w:ilvl="0">
      <w:start w:val="0"/>
      <w:numFmt w:val="bullet"/>
      <w:lvlText w:val="o"/>
      <w:lvlJc w:val="left"/>
      <w:pPr>
        <w:ind w:left="465" w:hanging="359"/>
      </w:pPr>
      <w:rPr>
        <w:rFonts w:ascii="Courier New" w:cs="Courier New" w:eastAsia="Courier New" w:hAnsi="Courier New"/>
        <w:b w:val="0"/>
        <w:bCs w:val="0"/>
        <w:i w:val="0"/>
        <w:iCs w:val="0"/>
        <w:sz w:val="22"/>
        <w:szCs w:val="22"/>
      </w:rPr>
    </w:lvl>
    <w:lvl w:ilvl="1">
      <w:start w:val="0"/>
      <w:numFmt w:val="bullet"/>
      <w:lvlText w:val="•"/>
      <w:lvlJc w:val="left"/>
      <w:pPr>
        <w:ind w:left="922" w:hanging="359"/>
      </w:pPr>
      <w:rPr/>
    </w:lvl>
    <w:lvl w:ilvl="2">
      <w:start w:val="0"/>
      <w:numFmt w:val="bullet"/>
      <w:lvlText w:val="•"/>
      <w:lvlJc w:val="left"/>
      <w:pPr>
        <w:ind w:left="1385" w:hanging="359"/>
      </w:pPr>
      <w:rPr/>
    </w:lvl>
    <w:lvl w:ilvl="3">
      <w:start w:val="0"/>
      <w:numFmt w:val="bullet"/>
      <w:lvlText w:val="•"/>
      <w:lvlJc w:val="left"/>
      <w:pPr>
        <w:ind w:left="1847" w:hanging="359.0000000000002"/>
      </w:pPr>
      <w:rPr/>
    </w:lvl>
    <w:lvl w:ilvl="4">
      <w:start w:val="0"/>
      <w:numFmt w:val="bullet"/>
      <w:lvlText w:val="•"/>
      <w:lvlJc w:val="left"/>
      <w:pPr>
        <w:ind w:left="2310" w:hanging="359"/>
      </w:pPr>
      <w:rPr/>
    </w:lvl>
    <w:lvl w:ilvl="5">
      <w:start w:val="0"/>
      <w:numFmt w:val="bullet"/>
      <w:lvlText w:val="•"/>
      <w:lvlJc w:val="left"/>
      <w:pPr>
        <w:ind w:left="2773" w:hanging="359"/>
      </w:pPr>
      <w:rPr/>
    </w:lvl>
    <w:lvl w:ilvl="6">
      <w:start w:val="0"/>
      <w:numFmt w:val="bullet"/>
      <w:lvlText w:val="•"/>
      <w:lvlJc w:val="left"/>
      <w:pPr>
        <w:ind w:left="3235" w:hanging="359"/>
      </w:pPr>
      <w:rPr/>
    </w:lvl>
    <w:lvl w:ilvl="7">
      <w:start w:val="0"/>
      <w:numFmt w:val="bullet"/>
      <w:lvlText w:val="•"/>
      <w:lvlJc w:val="left"/>
      <w:pPr>
        <w:ind w:left="3698" w:hanging="358.99999999999955"/>
      </w:pPr>
      <w:rPr/>
    </w:lvl>
    <w:lvl w:ilvl="8">
      <w:start w:val="0"/>
      <w:numFmt w:val="bullet"/>
      <w:lvlText w:val="•"/>
      <w:lvlJc w:val="left"/>
      <w:pPr>
        <w:ind w:left="4160" w:hanging="359"/>
      </w:pPr>
      <w:rPr/>
    </w:lvl>
  </w:abstractNum>
  <w:abstractNum w:abstractNumId="22">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23">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24">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5">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6">
    <w:lvl w:ilvl="0">
      <w:start w:val="0"/>
      <w:numFmt w:val="bullet"/>
      <w:lvlText w:val="•"/>
      <w:lvlJc w:val="left"/>
      <w:pPr>
        <w:ind w:left="826" w:hanging="360.00000000000006"/>
      </w:pPr>
      <w:rPr>
        <w:rFonts w:ascii="Arial" w:cs="Arial" w:eastAsia="Arial" w:hAnsi="Arial"/>
        <w:b w:val="0"/>
        <w:bCs w:val="0"/>
        <w:i w:val="0"/>
        <w:iCs w:val="0"/>
        <w:sz w:val="20"/>
        <w:szCs w:val="20"/>
      </w:rPr>
    </w:lvl>
    <w:lvl w:ilvl="1">
      <w:start w:val="0"/>
      <w:numFmt w:val="bullet"/>
      <w:lvlText w:val="•"/>
      <w:lvlJc w:val="left"/>
      <w:pPr>
        <w:ind w:left="1246" w:hanging="360"/>
      </w:pPr>
      <w:rPr/>
    </w:lvl>
    <w:lvl w:ilvl="2">
      <w:start w:val="0"/>
      <w:numFmt w:val="bullet"/>
      <w:lvlText w:val="•"/>
      <w:lvlJc w:val="left"/>
      <w:pPr>
        <w:ind w:left="1672" w:hanging="360"/>
      </w:pPr>
      <w:rPr/>
    </w:lvl>
    <w:lvl w:ilvl="3">
      <w:start w:val="0"/>
      <w:numFmt w:val="bullet"/>
      <w:lvlText w:val="•"/>
      <w:lvlJc w:val="left"/>
      <w:pPr>
        <w:ind w:left="2099" w:hanging="360"/>
      </w:pPr>
      <w:rPr/>
    </w:lvl>
    <w:lvl w:ilvl="4">
      <w:start w:val="0"/>
      <w:numFmt w:val="bullet"/>
      <w:lvlText w:val="•"/>
      <w:lvlJc w:val="left"/>
      <w:pPr>
        <w:ind w:left="2525" w:hanging="360"/>
      </w:pPr>
      <w:rPr/>
    </w:lvl>
    <w:lvl w:ilvl="5">
      <w:start w:val="0"/>
      <w:numFmt w:val="bullet"/>
      <w:lvlText w:val="•"/>
      <w:lvlJc w:val="left"/>
      <w:pPr>
        <w:ind w:left="2952" w:hanging="360"/>
      </w:pPr>
      <w:rPr/>
    </w:lvl>
    <w:lvl w:ilvl="6">
      <w:start w:val="0"/>
      <w:numFmt w:val="bullet"/>
      <w:lvlText w:val="•"/>
      <w:lvlJc w:val="left"/>
      <w:pPr>
        <w:ind w:left="3378" w:hanging="360"/>
      </w:pPr>
      <w:rPr/>
    </w:lvl>
    <w:lvl w:ilvl="7">
      <w:start w:val="0"/>
      <w:numFmt w:val="bullet"/>
      <w:lvlText w:val="•"/>
      <w:lvlJc w:val="left"/>
      <w:pPr>
        <w:ind w:left="3804" w:hanging="360"/>
      </w:pPr>
      <w:rPr/>
    </w:lvl>
    <w:lvl w:ilvl="8">
      <w:start w:val="0"/>
      <w:numFmt w:val="bullet"/>
      <w:lvlText w:val="•"/>
      <w:lvlJc w:val="left"/>
      <w:pPr>
        <w:ind w:left="4231" w:hanging="360"/>
      </w:pPr>
      <w:rPr/>
    </w:lvl>
  </w:abstractNum>
  <w:abstractNum w:abstractNumId="27">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8">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29">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0">
    <w:lvl w:ilvl="0">
      <w:start w:val="0"/>
      <w:numFmt w:val="bullet"/>
      <w:lvlText w:val="•"/>
      <w:lvlJc w:val="left"/>
      <w:pPr>
        <w:ind w:left="518" w:hanging="356.00000000000006"/>
      </w:pPr>
      <w:rPr>
        <w:rFonts w:ascii="Arial" w:cs="Arial" w:eastAsia="Arial" w:hAnsi="Arial"/>
        <w:b w:val="0"/>
        <w:bCs w:val="0"/>
        <w:i w:val="0"/>
        <w:iCs w:val="0"/>
        <w:sz w:val="20"/>
        <w:szCs w:val="20"/>
      </w:rPr>
    </w:lvl>
    <w:lvl w:ilvl="1">
      <w:start w:val="0"/>
      <w:numFmt w:val="bullet"/>
      <w:lvlText w:val="•"/>
      <w:lvlJc w:val="left"/>
      <w:pPr>
        <w:ind w:left="976" w:hanging="356.0000000000001"/>
      </w:pPr>
      <w:rPr/>
    </w:lvl>
    <w:lvl w:ilvl="2">
      <w:start w:val="0"/>
      <w:numFmt w:val="bullet"/>
      <w:lvlText w:val="•"/>
      <w:lvlJc w:val="left"/>
      <w:pPr>
        <w:ind w:left="1432" w:hanging="356"/>
      </w:pPr>
      <w:rPr/>
    </w:lvl>
    <w:lvl w:ilvl="3">
      <w:start w:val="0"/>
      <w:numFmt w:val="bullet"/>
      <w:lvlText w:val="•"/>
      <w:lvlJc w:val="left"/>
      <w:pPr>
        <w:ind w:left="1889" w:hanging="356"/>
      </w:pPr>
      <w:rPr/>
    </w:lvl>
    <w:lvl w:ilvl="4">
      <w:start w:val="0"/>
      <w:numFmt w:val="bullet"/>
      <w:lvlText w:val="•"/>
      <w:lvlJc w:val="left"/>
      <w:pPr>
        <w:ind w:left="2345" w:hanging="356"/>
      </w:pPr>
      <w:rPr/>
    </w:lvl>
    <w:lvl w:ilvl="5">
      <w:start w:val="0"/>
      <w:numFmt w:val="bullet"/>
      <w:lvlText w:val="•"/>
      <w:lvlJc w:val="left"/>
      <w:pPr>
        <w:ind w:left="2802" w:hanging="356"/>
      </w:pPr>
      <w:rPr/>
    </w:lvl>
    <w:lvl w:ilvl="6">
      <w:start w:val="0"/>
      <w:numFmt w:val="bullet"/>
      <w:lvlText w:val="•"/>
      <w:lvlJc w:val="left"/>
      <w:pPr>
        <w:ind w:left="3258" w:hanging="356"/>
      </w:pPr>
      <w:rPr/>
    </w:lvl>
    <w:lvl w:ilvl="7">
      <w:start w:val="0"/>
      <w:numFmt w:val="bullet"/>
      <w:lvlText w:val="•"/>
      <w:lvlJc w:val="left"/>
      <w:pPr>
        <w:ind w:left="3714" w:hanging="356.00000000000045"/>
      </w:pPr>
      <w:rPr/>
    </w:lvl>
    <w:lvl w:ilvl="8">
      <w:start w:val="0"/>
      <w:numFmt w:val="bullet"/>
      <w:lvlText w:val="•"/>
      <w:lvlJc w:val="left"/>
      <w:pPr>
        <w:ind w:left="4171" w:hanging="356"/>
      </w:pPr>
      <w:rPr/>
    </w:lvl>
  </w:abstractNum>
  <w:abstractNum w:abstractNumId="31">
    <w:lvl w:ilvl="0">
      <w:start w:val="0"/>
      <w:numFmt w:val="bullet"/>
      <w:lvlText w:val="▪"/>
      <w:lvlJc w:val="left"/>
      <w:pPr>
        <w:ind w:left="466" w:hanging="360"/>
      </w:pPr>
      <w:rPr>
        <w:rFonts w:ascii="Noto Sans Symbols" w:cs="Noto Sans Symbols" w:eastAsia="Noto Sans Symbols" w:hAnsi="Noto Sans Symbols"/>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2">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3">
    <w:lvl w:ilvl="0">
      <w:start w:val="0"/>
      <w:numFmt w:val="bullet"/>
      <w:lvlText w:val="•"/>
      <w:lvlJc w:val="left"/>
      <w:pPr>
        <w:ind w:left="466" w:hanging="360"/>
      </w:pPr>
      <w:rPr>
        <w:rFonts w:ascii="Arial" w:cs="Arial" w:eastAsia="Arial" w:hAnsi="Arial"/>
        <w:b w:val="0"/>
        <w:bCs w:val="0"/>
        <w:i w:val="0"/>
        <w:iCs w:val="0"/>
        <w:sz w:val="20"/>
        <w:szCs w:val="20"/>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4">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5">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36">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7">
    <w:lvl w:ilvl="0">
      <w:start w:val="0"/>
      <w:numFmt w:val="bullet"/>
      <w:lvlText w:val="•"/>
      <w:lvlJc w:val="left"/>
      <w:pPr>
        <w:ind w:left="864" w:hanging="359.99999999999994"/>
      </w:pPr>
      <w:rPr>
        <w:rFonts w:ascii="Arial" w:cs="Arial" w:eastAsia="Arial" w:hAnsi="Arial"/>
        <w:b w:val="0"/>
        <w:bCs w:val="0"/>
        <w:i w:val="0"/>
        <w:iCs w:val="0"/>
        <w:sz w:val="20"/>
        <w:szCs w:val="20"/>
      </w:rPr>
    </w:lvl>
    <w:lvl w:ilvl="1">
      <w:start w:val="0"/>
      <w:numFmt w:val="bullet"/>
      <w:lvlText w:val="•"/>
      <w:lvlJc w:val="left"/>
      <w:pPr>
        <w:ind w:left="1822" w:hanging="360"/>
      </w:pPr>
      <w:rPr/>
    </w:lvl>
    <w:lvl w:ilvl="2">
      <w:start w:val="0"/>
      <w:numFmt w:val="bullet"/>
      <w:lvlText w:val="•"/>
      <w:lvlJc w:val="left"/>
      <w:pPr>
        <w:ind w:left="2784" w:hanging="360"/>
      </w:pPr>
      <w:rPr/>
    </w:lvl>
    <w:lvl w:ilvl="3">
      <w:start w:val="0"/>
      <w:numFmt w:val="bullet"/>
      <w:lvlText w:val="•"/>
      <w:lvlJc w:val="left"/>
      <w:pPr>
        <w:ind w:left="3746" w:hanging="360"/>
      </w:pPr>
      <w:rPr/>
    </w:lvl>
    <w:lvl w:ilvl="4">
      <w:start w:val="0"/>
      <w:numFmt w:val="bullet"/>
      <w:lvlText w:val="•"/>
      <w:lvlJc w:val="left"/>
      <w:pPr>
        <w:ind w:left="4709" w:hanging="360"/>
      </w:pPr>
      <w:rPr/>
    </w:lvl>
    <w:lvl w:ilvl="5">
      <w:start w:val="0"/>
      <w:numFmt w:val="bullet"/>
      <w:lvlText w:val="•"/>
      <w:lvlJc w:val="left"/>
      <w:pPr>
        <w:ind w:left="5671" w:hanging="360"/>
      </w:pPr>
      <w:rPr/>
    </w:lvl>
    <w:lvl w:ilvl="6">
      <w:start w:val="0"/>
      <w:numFmt w:val="bullet"/>
      <w:lvlText w:val="•"/>
      <w:lvlJc w:val="left"/>
      <w:pPr>
        <w:ind w:left="6633" w:hanging="360"/>
      </w:pPr>
      <w:rPr/>
    </w:lvl>
    <w:lvl w:ilvl="7">
      <w:start w:val="0"/>
      <w:numFmt w:val="bullet"/>
      <w:lvlText w:val="•"/>
      <w:lvlJc w:val="left"/>
      <w:pPr>
        <w:ind w:left="7596" w:hanging="360"/>
      </w:pPr>
      <w:rPr/>
    </w:lvl>
    <w:lvl w:ilvl="8">
      <w:start w:val="0"/>
      <w:numFmt w:val="bullet"/>
      <w:lvlText w:val="•"/>
      <w:lvlJc w:val="left"/>
      <w:pPr>
        <w:ind w:left="8558" w:hanging="360"/>
      </w:pPr>
      <w:rPr/>
    </w:lvl>
  </w:abstractNum>
  <w:abstractNum w:abstractNumId="38">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39">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0">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1">
    <w:lvl w:ilvl="0">
      <w:start w:val="0"/>
      <w:numFmt w:val="bullet"/>
      <w:lvlText w:val="▪"/>
      <w:lvlJc w:val="left"/>
      <w:pPr>
        <w:ind w:left="46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42">
    <w:lvl w:ilvl="0">
      <w:start w:val="0"/>
      <w:numFmt w:val="bullet"/>
      <w:lvlText w:val="•"/>
      <w:lvlJc w:val="left"/>
      <w:pPr>
        <w:ind w:left="389" w:hanging="360"/>
      </w:pPr>
      <w:rPr>
        <w:rFonts w:ascii="Arial" w:cs="Arial" w:eastAsia="Arial" w:hAnsi="Arial"/>
      </w:rPr>
    </w:lvl>
    <w:lvl w:ilvl="1">
      <w:start w:val="0"/>
      <w:numFmt w:val="bullet"/>
      <w:lvlText w:val="•"/>
      <w:lvlJc w:val="left"/>
      <w:pPr>
        <w:ind w:left="850" w:hanging="360"/>
      </w:pPr>
      <w:rPr/>
    </w:lvl>
    <w:lvl w:ilvl="2">
      <w:start w:val="0"/>
      <w:numFmt w:val="bullet"/>
      <w:lvlText w:val="•"/>
      <w:lvlJc w:val="left"/>
      <w:pPr>
        <w:ind w:left="1320" w:hanging="360"/>
      </w:pPr>
      <w:rPr/>
    </w:lvl>
    <w:lvl w:ilvl="3">
      <w:start w:val="0"/>
      <w:numFmt w:val="bullet"/>
      <w:lvlText w:val="•"/>
      <w:lvlJc w:val="left"/>
      <w:pPr>
        <w:ind w:left="1791" w:hanging="360"/>
      </w:pPr>
      <w:rPr/>
    </w:lvl>
    <w:lvl w:ilvl="4">
      <w:start w:val="0"/>
      <w:numFmt w:val="bullet"/>
      <w:lvlText w:val="•"/>
      <w:lvlJc w:val="left"/>
      <w:pPr>
        <w:ind w:left="2261" w:hanging="360"/>
      </w:pPr>
      <w:rPr/>
    </w:lvl>
    <w:lvl w:ilvl="5">
      <w:start w:val="0"/>
      <w:numFmt w:val="bullet"/>
      <w:lvlText w:val="•"/>
      <w:lvlJc w:val="left"/>
      <w:pPr>
        <w:ind w:left="2732" w:hanging="360"/>
      </w:pPr>
      <w:rPr/>
    </w:lvl>
    <w:lvl w:ilvl="6">
      <w:start w:val="0"/>
      <w:numFmt w:val="bullet"/>
      <w:lvlText w:val="•"/>
      <w:lvlJc w:val="left"/>
      <w:pPr>
        <w:ind w:left="3202" w:hanging="360"/>
      </w:pPr>
      <w:rPr/>
    </w:lvl>
    <w:lvl w:ilvl="7">
      <w:start w:val="0"/>
      <w:numFmt w:val="bullet"/>
      <w:lvlText w:val="•"/>
      <w:lvlJc w:val="left"/>
      <w:pPr>
        <w:ind w:left="3672" w:hanging="360"/>
      </w:pPr>
      <w:rPr/>
    </w:lvl>
    <w:lvl w:ilvl="8">
      <w:start w:val="0"/>
      <w:numFmt w:val="bullet"/>
      <w:lvlText w:val="•"/>
      <w:lvlJc w:val="left"/>
      <w:pPr>
        <w:ind w:left="4143" w:hanging="360"/>
      </w:pPr>
      <w:rPr/>
    </w:lvl>
  </w:abstractNum>
  <w:abstractNum w:abstractNumId="43">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44">
    <w:lvl w:ilvl="0">
      <w:start w:val="0"/>
      <w:numFmt w:val="bullet"/>
      <w:lvlText w:val="□"/>
      <w:lvlJc w:val="left"/>
      <w:pPr>
        <w:ind w:left="10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598" w:hanging="260"/>
      </w:pPr>
      <w:rPr/>
    </w:lvl>
    <w:lvl w:ilvl="2">
      <w:start w:val="0"/>
      <w:numFmt w:val="bullet"/>
      <w:lvlText w:val="•"/>
      <w:lvlJc w:val="left"/>
      <w:pPr>
        <w:ind w:left="1097" w:hanging="260"/>
      </w:pPr>
      <w:rPr/>
    </w:lvl>
    <w:lvl w:ilvl="3">
      <w:start w:val="0"/>
      <w:numFmt w:val="bullet"/>
      <w:lvlText w:val="•"/>
      <w:lvlJc w:val="left"/>
      <w:pPr>
        <w:ind w:left="1595" w:hanging="260"/>
      </w:pPr>
      <w:rPr/>
    </w:lvl>
    <w:lvl w:ilvl="4">
      <w:start w:val="0"/>
      <w:numFmt w:val="bullet"/>
      <w:lvlText w:val="•"/>
      <w:lvlJc w:val="left"/>
      <w:pPr>
        <w:ind w:left="2094" w:hanging="260"/>
      </w:pPr>
      <w:rPr/>
    </w:lvl>
    <w:lvl w:ilvl="5">
      <w:start w:val="0"/>
      <w:numFmt w:val="bullet"/>
      <w:lvlText w:val="•"/>
      <w:lvlJc w:val="left"/>
      <w:pPr>
        <w:ind w:left="2593" w:hanging="260"/>
      </w:pPr>
      <w:rPr/>
    </w:lvl>
    <w:lvl w:ilvl="6">
      <w:start w:val="0"/>
      <w:numFmt w:val="bullet"/>
      <w:lvlText w:val="•"/>
      <w:lvlJc w:val="left"/>
      <w:pPr>
        <w:ind w:left="3091" w:hanging="260"/>
      </w:pPr>
      <w:rPr/>
    </w:lvl>
    <w:lvl w:ilvl="7">
      <w:start w:val="0"/>
      <w:numFmt w:val="bullet"/>
      <w:lvlText w:val="•"/>
      <w:lvlJc w:val="left"/>
      <w:pPr>
        <w:ind w:left="3590" w:hanging="260"/>
      </w:pPr>
      <w:rPr/>
    </w:lvl>
    <w:lvl w:ilvl="8">
      <w:start w:val="0"/>
      <w:numFmt w:val="bullet"/>
      <w:lvlText w:val="•"/>
      <w:lvlJc w:val="left"/>
      <w:pPr>
        <w:ind w:left="4088" w:hanging="260"/>
      </w:pPr>
      <w:rPr/>
    </w:lvl>
  </w:abstractNum>
  <w:abstractNum w:abstractNumId="45">
    <w:lvl w:ilvl="0">
      <w:start w:val="0"/>
      <w:numFmt w:val="bullet"/>
      <w:lvlText w:val="o"/>
      <w:lvlJc w:val="left"/>
      <w:pPr>
        <w:ind w:left="468" w:hanging="361.00000000000006"/>
      </w:pPr>
      <w:rPr>
        <w:rFonts w:ascii="Courier New" w:cs="Courier New" w:eastAsia="Courier New" w:hAnsi="Courier New"/>
        <w:b w:val="0"/>
        <w:bCs w:val="0"/>
        <w:i w:val="0"/>
        <w:iCs w:val="0"/>
        <w:sz w:val="22"/>
        <w:szCs w:val="22"/>
      </w:rPr>
    </w:lvl>
    <w:lvl w:ilvl="1">
      <w:start w:val="0"/>
      <w:numFmt w:val="bullet"/>
      <w:lvlText w:val="•"/>
      <w:lvlJc w:val="left"/>
      <w:pPr>
        <w:ind w:left="922" w:hanging="361"/>
      </w:pPr>
      <w:rPr/>
    </w:lvl>
    <w:lvl w:ilvl="2">
      <w:start w:val="0"/>
      <w:numFmt w:val="bullet"/>
      <w:lvlText w:val="•"/>
      <w:lvlJc w:val="left"/>
      <w:pPr>
        <w:ind w:left="1385" w:hanging="361"/>
      </w:pPr>
      <w:rPr/>
    </w:lvl>
    <w:lvl w:ilvl="3">
      <w:start w:val="0"/>
      <w:numFmt w:val="bullet"/>
      <w:lvlText w:val="•"/>
      <w:lvlJc w:val="left"/>
      <w:pPr>
        <w:ind w:left="1847" w:hanging="361"/>
      </w:pPr>
      <w:rPr/>
    </w:lvl>
    <w:lvl w:ilvl="4">
      <w:start w:val="0"/>
      <w:numFmt w:val="bullet"/>
      <w:lvlText w:val="•"/>
      <w:lvlJc w:val="left"/>
      <w:pPr>
        <w:ind w:left="2310" w:hanging="361"/>
      </w:pPr>
      <w:rPr/>
    </w:lvl>
    <w:lvl w:ilvl="5">
      <w:start w:val="0"/>
      <w:numFmt w:val="bullet"/>
      <w:lvlText w:val="•"/>
      <w:lvlJc w:val="left"/>
      <w:pPr>
        <w:ind w:left="2773" w:hanging="361"/>
      </w:pPr>
      <w:rPr/>
    </w:lvl>
    <w:lvl w:ilvl="6">
      <w:start w:val="0"/>
      <w:numFmt w:val="bullet"/>
      <w:lvlText w:val="•"/>
      <w:lvlJc w:val="left"/>
      <w:pPr>
        <w:ind w:left="3235" w:hanging="361"/>
      </w:pPr>
      <w:rPr/>
    </w:lvl>
    <w:lvl w:ilvl="7">
      <w:start w:val="0"/>
      <w:numFmt w:val="bullet"/>
      <w:lvlText w:val="•"/>
      <w:lvlJc w:val="left"/>
      <w:pPr>
        <w:ind w:left="3698" w:hanging="361"/>
      </w:pPr>
      <w:rPr/>
    </w:lvl>
    <w:lvl w:ilvl="8">
      <w:start w:val="0"/>
      <w:numFmt w:val="bullet"/>
      <w:lvlText w:val="•"/>
      <w:lvlJc w:val="left"/>
      <w:pPr>
        <w:ind w:left="4160" w:hanging="361"/>
      </w:pPr>
      <w:rPr/>
    </w:lvl>
  </w:abstractNum>
  <w:abstractNum w:abstractNumId="46">
    <w:lvl w:ilvl="0">
      <w:start w:val="0"/>
      <w:numFmt w:val="bullet"/>
      <w:lvlText w:val="•"/>
      <w:lvlJc w:val="left"/>
      <w:pPr>
        <w:ind w:left="857" w:hanging="356"/>
      </w:pPr>
      <w:rPr>
        <w:rFonts w:ascii="Arial" w:cs="Arial" w:eastAsia="Arial" w:hAnsi="Arial"/>
        <w:b w:val="0"/>
        <w:bCs w:val="0"/>
        <w:i w:val="0"/>
        <w:iCs w:val="0"/>
        <w:sz w:val="20"/>
        <w:szCs w:val="20"/>
      </w:rPr>
    </w:lvl>
    <w:lvl w:ilvl="1">
      <w:start w:val="0"/>
      <w:numFmt w:val="bullet"/>
      <w:lvlText w:val="•"/>
      <w:lvlJc w:val="left"/>
      <w:pPr>
        <w:ind w:left="1822" w:hanging="356"/>
      </w:pPr>
      <w:rPr/>
    </w:lvl>
    <w:lvl w:ilvl="2">
      <w:start w:val="0"/>
      <w:numFmt w:val="bullet"/>
      <w:lvlText w:val="•"/>
      <w:lvlJc w:val="left"/>
      <w:pPr>
        <w:ind w:left="2784" w:hanging="356"/>
      </w:pPr>
      <w:rPr/>
    </w:lvl>
    <w:lvl w:ilvl="3">
      <w:start w:val="0"/>
      <w:numFmt w:val="bullet"/>
      <w:lvlText w:val="•"/>
      <w:lvlJc w:val="left"/>
      <w:pPr>
        <w:ind w:left="3746" w:hanging="356"/>
      </w:pPr>
      <w:rPr/>
    </w:lvl>
    <w:lvl w:ilvl="4">
      <w:start w:val="0"/>
      <w:numFmt w:val="bullet"/>
      <w:lvlText w:val="•"/>
      <w:lvlJc w:val="left"/>
      <w:pPr>
        <w:ind w:left="4709" w:hanging="356"/>
      </w:pPr>
      <w:rPr/>
    </w:lvl>
    <w:lvl w:ilvl="5">
      <w:start w:val="0"/>
      <w:numFmt w:val="bullet"/>
      <w:lvlText w:val="•"/>
      <w:lvlJc w:val="left"/>
      <w:pPr>
        <w:ind w:left="5671" w:hanging="356"/>
      </w:pPr>
      <w:rPr/>
    </w:lvl>
    <w:lvl w:ilvl="6">
      <w:start w:val="0"/>
      <w:numFmt w:val="bullet"/>
      <w:lvlText w:val="•"/>
      <w:lvlJc w:val="left"/>
      <w:pPr>
        <w:ind w:left="6633" w:hanging="356.0000000000009"/>
      </w:pPr>
      <w:rPr/>
    </w:lvl>
    <w:lvl w:ilvl="7">
      <w:start w:val="0"/>
      <w:numFmt w:val="bullet"/>
      <w:lvlText w:val="•"/>
      <w:lvlJc w:val="left"/>
      <w:pPr>
        <w:ind w:left="7596" w:hanging="356"/>
      </w:pPr>
      <w:rPr/>
    </w:lvl>
    <w:lvl w:ilvl="8">
      <w:start w:val="0"/>
      <w:numFmt w:val="bullet"/>
      <w:lvlText w:val="•"/>
      <w:lvlJc w:val="left"/>
      <w:pPr>
        <w:ind w:left="8558" w:hanging="356"/>
      </w:pPr>
      <w:rPr/>
    </w:lvl>
  </w:abstractNum>
  <w:abstractNum w:abstractNumId="47">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48">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49">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0">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1">
    <w:lvl w:ilvl="0">
      <w:start w:val="0"/>
      <w:numFmt w:val="bullet"/>
      <w:lvlText w:val="•"/>
      <w:lvlJc w:val="left"/>
      <w:pPr>
        <w:ind w:left="828" w:hanging="360"/>
      </w:pPr>
      <w:rPr>
        <w:rFonts w:ascii="Arial" w:cs="Arial" w:eastAsia="Arial" w:hAnsi="Arial"/>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2">
    <w:lvl w:ilvl="0">
      <w:start w:val="0"/>
      <w:numFmt w:val="bullet"/>
      <w:lvlText w:val="□"/>
      <w:lvlJc w:val="left"/>
      <w:pPr>
        <w:ind w:left="367"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32" w:hanging="260"/>
      </w:pPr>
      <w:rPr/>
    </w:lvl>
    <w:lvl w:ilvl="2">
      <w:start w:val="0"/>
      <w:numFmt w:val="bullet"/>
      <w:lvlText w:val="•"/>
      <w:lvlJc w:val="left"/>
      <w:pPr>
        <w:ind w:left="1305" w:hanging="260"/>
      </w:pPr>
      <w:rPr/>
    </w:lvl>
    <w:lvl w:ilvl="3">
      <w:start w:val="0"/>
      <w:numFmt w:val="bullet"/>
      <w:lvlText w:val="•"/>
      <w:lvlJc w:val="left"/>
      <w:pPr>
        <w:ind w:left="1777" w:hanging="260"/>
      </w:pPr>
      <w:rPr/>
    </w:lvl>
    <w:lvl w:ilvl="4">
      <w:start w:val="0"/>
      <w:numFmt w:val="bullet"/>
      <w:lvlText w:val="•"/>
      <w:lvlJc w:val="left"/>
      <w:pPr>
        <w:ind w:left="2250" w:hanging="260"/>
      </w:pPr>
      <w:rPr/>
    </w:lvl>
    <w:lvl w:ilvl="5">
      <w:start w:val="0"/>
      <w:numFmt w:val="bullet"/>
      <w:lvlText w:val="•"/>
      <w:lvlJc w:val="left"/>
      <w:pPr>
        <w:ind w:left="2723" w:hanging="260"/>
      </w:pPr>
      <w:rPr/>
    </w:lvl>
    <w:lvl w:ilvl="6">
      <w:start w:val="0"/>
      <w:numFmt w:val="bullet"/>
      <w:lvlText w:val="•"/>
      <w:lvlJc w:val="left"/>
      <w:pPr>
        <w:ind w:left="3195" w:hanging="260"/>
      </w:pPr>
      <w:rPr/>
    </w:lvl>
    <w:lvl w:ilvl="7">
      <w:start w:val="0"/>
      <w:numFmt w:val="bullet"/>
      <w:lvlText w:val="•"/>
      <w:lvlJc w:val="left"/>
      <w:pPr>
        <w:ind w:left="3668" w:hanging="260"/>
      </w:pPr>
      <w:rPr/>
    </w:lvl>
    <w:lvl w:ilvl="8">
      <w:start w:val="0"/>
      <w:numFmt w:val="bullet"/>
      <w:lvlText w:val="•"/>
      <w:lvlJc w:val="left"/>
      <w:pPr>
        <w:ind w:left="4140" w:hanging="260"/>
      </w:pPr>
      <w:rPr/>
    </w:lvl>
  </w:abstractNum>
  <w:abstractNum w:abstractNumId="53">
    <w:lvl w:ilvl="0">
      <w:start w:val="0"/>
      <w:numFmt w:val="bullet"/>
      <w:lvlText w:val="•"/>
      <w:lvlJc w:val="left"/>
      <w:pPr>
        <w:ind w:left="826" w:hanging="360.00000000000006"/>
      </w:pPr>
      <w:rPr>
        <w:rFonts w:ascii="Arial" w:cs="Arial" w:eastAsia="Arial" w:hAnsi="Arial"/>
        <w:b w:val="0"/>
        <w:bCs w:val="0"/>
        <w:i w:val="0"/>
        <w:iCs w:val="0"/>
        <w:sz w:val="20"/>
        <w:szCs w:val="20"/>
      </w:rPr>
    </w:lvl>
    <w:lvl w:ilvl="1">
      <w:start w:val="0"/>
      <w:numFmt w:val="bullet"/>
      <w:lvlText w:val="•"/>
      <w:lvlJc w:val="left"/>
      <w:pPr>
        <w:ind w:left="1246" w:hanging="360"/>
      </w:pPr>
      <w:rPr/>
    </w:lvl>
    <w:lvl w:ilvl="2">
      <w:start w:val="0"/>
      <w:numFmt w:val="bullet"/>
      <w:lvlText w:val="•"/>
      <w:lvlJc w:val="left"/>
      <w:pPr>
        <w:ind w:left="1672" w:hanging="360"/>
      </w:pPr>
      <w:rPr/>
    </w:lvl>
    <w:lvl w:ilvl="3">
      <w:start w:val="0"/>
      <w:numFmt w:val="bullet"/>
      <w:lvlText w:val="•"/>
      <w:lvlJc w:val="left"/>
      <w:pPr>
        <w:ind w:left="2099" w:hanging="360"/>
      </w:pPr>
      <w:rPr/>
    </w:lvl>
    <w:lvl w:ilvl="4">
      <w:start w:val="0"/>
      <w:numFmt w:val="bullet"/>
      <w:lvlText w:val="•"/>
      <w:lvlJc w:val="left"/>
      <w:pPr>
        <w:ind w:left="2525" w:hanging="360"/>
      </w:pPr>
      <w:rPr/>
    </w:lvl>
    <w:lvl w:ilvl="5">
      <w:start w:val="0"/>
      <w:numFmt w:val="bullet"/>
      <w:lvlText w:val="•"/>
      <w:lvlJc w:val="left"/>
      <w:pPr>
        <w:ind w:left="2952" w:hanging="360"/>
      </w:pPr>
      <w:rPr/>
    </w:lvl>
    <w:lvl w:ilvl="6">
      <w:start w:val="0"/>
      <w:numFmt w:val="bullet"/>
      <w:lvlText w:val="•"/>
      <w:lvlJc w:val="left"/>
      <w:pPr>
        <w:ind w:left="3378" w:hanging="360"/>
      </w:pPr>
      <w:rPr/>
    </w:lvl>
    <w:lvl w:ilvl="7">
      <w:start w:val="0"/>
      <w:numFmt w:val="bullet"/>
      <w:lvlText w:val="•"/>
      <w:lvlJc w:val="left"/>
      <w:pPr>
        <w:ind w:left="3804" w:hanging="360"/>
      </w:pPr>
      <w:rPr/>
    </w:lvl>
    <w:lvl w:ilvl="8">
      <w:start w:val="0"/>
      <w:numFmt w:val="bullet"/>
      <w:lvlText w:val="•"/>
      <w:lvlJc w:val="left"/>
      <w:pPr>
        <w:ind w:left="4231" w:hanging="360"/>
      </w:pPr>
      <w:rPr/>
    </w:lvl>
  </w:abstractNum>
  <w:abstractNum w:abstractNumId="54">
    <w:lvl w:ilvl="0">
      <w:start w:val="0"/>
      <w:numFmt w:val="bullet"/>
      <w:lvlText w:val="•"/>
      <w:lvlJc w:val="left"/>
      <w:pPr>
        <w:ind w:left="819" w:hanging="355.99999999999994"/>
      </w:pPr>
      <w:rPr>
        <w:rFonts w:ascii="Arial" w:cs="Arial" w:eastAsia="Arial" w:hAnsi="Arial"/>
        <w:b w:val="0"/>
        <w:bCs w:val="0"/>
        <w:i w:val="0"/>
        <w:iCs w:val="0"/>
        <w:sz w:val="20"/>
        <w:szCs w:val="20"/>
      </w:rPr>
    </w:lvl>
    <w:lvl w:ilvl="1">
      <w:start w:val="0"/>
      <w:numFmt w:val="bullet"/>
      <w:lvlText w:val="•"/>
      <w:lvlJc w:val="left"/>
      <w:pPr>
        <w:ind w:left="1246" w:hanging="356"/>
      </w:pPr>
      <w:rPr/>
    </w:lvl>
    <w:lvl w:ilvl="2">
      <w:start w:val="0"/>
      <w:numFmt w:val="bullet"/>
      <w:lvlText w:val="•"/>
      <w:lvlJc w:val="left"/>
      <w:pPr>
        <w:ind w:left="1673" w:hanging="355.9999999999998"/>
      </w:pPr>
      <w:rPr/>
    </w:lvl>
    <w:lvl w:ilvl="3">
      <w:start w:val="0"/>
      <w:numFmt w:val="bullet"/>
      <w:lvlText w:val="•"/>
      <w:lvlJc w:val="left"/>
      <w:pPr>
        <w:ind w:left="2100" w:hanging="356"/>
      </w:pPr>
      <w:rPr/>
    </w:lvl>
    <w:lvl w:ilvl="4">
      <w:start w:val="0"/>
      <w:numFmt w:val="bullet"/>
      <w:lvlText w:val="•"/>
      <w:lvlJc w:val="left"/>
      <w:pPr>
        <w:ind w:left="2527" w:hanging="356"/>
      </w:pPr>
      <w:rPr/>
    </w:lvl>
    <w:lvl w:ilvl="5">
      <w:start w:val="0"/>
      <w:numFmt w:val="bullet"/>
      <w:lvlText w:val="•"/>
      <w:lvlJc w:val="left"/>
      <w:pPr>
        <w:ind w:left="2954" w:hanging="356.00000000000045"/>
      </w:pPr>
      <w:rPr/>
    </w:lvl>
    <w:lvl w:ilvl="6">
      <w:start w:val="0"/>
      <w:numFmt w:val="bullet"/>
      <w:lvlText w:val="•"/>
      <w:lvlJc w:val="left"/>
      <w:pPr>
        <w:ind w:left="3381" w:hanging="356"/>
      </w:pPr>
      <w:rPr/>
    </w:lvl>
    <w:lvl w:ilvl="7">
      <w:start w:val="0"/>
      <w:numFmt w:val="bullet"/>
      <w:lvlText w:val="•"/>
      <w:lvlJc w:val="left"/>
      <w:pPr>
        <w:ind w:left="3808" w:hanging="356"/>
      </w:pPr>
      <w:rPr/>
    </w:lvl>
    <w:lvl w:ilvl="8">
      <w:start w:val="0"/>
      <w:numFmt w:val="bullet"/>
      <w:lvlText w:val="•"/>
      <w:lvlJc w:val="left"/>
      <w:pPr>
        <w:ind w:left="4235" w:hanging="356"/>
      </w:pPr>
      <w:rPr/>
    </w:lvl>
  </w:abstractNum>
  <w:abstractNum w:abstractNumId="55">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6">
    <w:lvl w:ilvl="0">
      <w:start w:val="0"/>
      <w:numFmt w:val="bullet"/>
      <w:lvlText w:val="o"/>
      <w:lvlJc w:val="left"/>
      <w:pPr>
        <w:ind w:left="828" w:hanging="360"/>
      </w:pPr>
      <w:rPr>
        <w:rFonts w:ascii="Courier New" w:cs="Courier New" w:eastAsia="Courier New" w:hAnsi="Courier New"/>
        <w:b w:val="0"/>
        <w:bCs w:val="0"/>
        <w:i w:val="0"/>
        <w:iCs w:val="0"/>
        <w:sz w:val="22"/>
        <w:szCs w:val="22"/>
      </w:rPr>
    </w:lvl>
    <w:lvl w:ilvl="1">
      <w:start w:val="0"/>
      <w:numFmt w:val="bullet"/>
      <w:lvlText w:val="•"/>
      <w:lvlJc w:val="left"/>
      <w:pPr>
        <w:ind w:left="1246" w:hanging="360"/>
      </w:pPr>
      <w:rPr/>
    </w:lvl>
    <w:lvl w:ilvl="2">
      <w:start w:val="0"/>
      <w:numFmt w:val="bullet"/>
      <w:lvlText w:val="•"/>
      <w:lvlJc w:val="left"/>
      <w:pPr>
        <w:ind w:left="1673" w:hanging="360"/>
      </w:pPr>
      <w:rPr/>
    </w:lvl>
    <w:lvl w:ilvl="3">
      <w:start w:val="0"/>
      <w:numFmt w:val="bullet"/>
      <w:lvlText w:val="•"/>
      <w:lvlJc w:val="left"/>
      <w:pPr>
        <w:ind w:left="2099" w:hanging="360"/>
      </w:pPr>
      <w:rPr/>
    </w:lvl>
    <w:lvl w:ilvl="4">
      <w:start w:val="0"/>
      <w:numFmt w:val="bullet"/>
      <w:lvlText w:val="•"/>
      <w:lvlJc w:val="left"/>
      <w:pPr>
        <w:ind w:left="2526" w:hanging="360"/>
      </w:pPr>
      <w:rPr/>
    </w:lvl>
    <w:lvl w:ilvl="5">
      <w:start w:val="0"/>
      <w:numFmt w:val="bullet"/>
      <w:lvlText w:val="•"/>
      <w:lvlJc w:val="left"/>
      <w:pPr>
        <w:ind w:left="2953" w:hanging="360"/>
      </w:pPr>
      <w:rPr/>
    </w:lvl>
    <w:lvl w:ilvl="6">
      <w:start w:val="0"/>
      <w:numFmt w:val="bullet"/>
      <w:lvlText w:val="•"/>
      <w:lvlJc w:val="left"/>
      <w:pPr>
        <w:ind w:left="3379" w:hanging="360"/>
      </w:pPr>
      <w:rPr/>
    </w:lvl>
    <w:lvl w:ilvl="7">
      <w:start w:val="0"/>
      <w:numFmt w:val="bullet"/>
      <w:lvlText w:val="•"/>
      <w:lvlJc w:val="left"/>
      <w:pPr>
        <w:ind w:left="3806" w:hanging="360"/>
      </w:pPr>
      <w:rPr/>
    </w:lvl>
    <w:lvl w:ilvl="8">
      <w:start w:val="0"/>
      <w:numFmt w:val="bullet"/>
      <w:lvlText w:val="•"/>
      <w:lvlJc w:val="left"/>
      <w:pPr>
        <w:ind w:left="4232" w:hanging="360"/>
      </w:pPr>
      <w:rPr/>
    </w:lvl>
  </w:abstractNum>
  <w:abstractNum w:abstractNumId="57">
    <w:lvl w:ilvl="0">
      <w:start w:val="0"/>
      <w:numFmt w:val="bullet"/>
      <w:lvlText w:val="•"/>
      <w:lvlJc w:val="left"/>
      <w:pPr>
        <w:ind w:left="977" w:hanging="360"/>
      </w:pPr>
      <w:rPr>
        <w:rFonts w:ascii="Arial" w:cs="Arial" w:eastAsia="Arial" w:hAnsi="Arial"/>
        <w:b w:val="0"/>
        <w:bCs w:val="0"/>
        <w:i w:val="0"/>
        <w:iCs w:val="0"/>
        <w:sz w:val="20"/>
        <w:szCs w:val="20"/>
      </w:rPr>
    </w:lvl>
    <w:lvl w:ilvl="1">
      <w:start w:val="0"/>
      <w:numFmt w:val="bullet"/>
      <w:lvlText w:val="•"/>
      <w:lvlJc w:val="left"/>
      <w:pPr>
        <w:ind w:left="1930" w:hanging="360"/>
      </w:pPr>
      <w:rPr/>
    </w:lvl>
    <w:lvl w:ilvl="2">
      <w:start w:val="0"/>
      <w:numFmt w:val="bullet"/>
      <w:lvlText w:val="•"/>
      <w:lvlJc w:val="left"/>
      <w:pPr>
        <w:ind w:left="2880" w:hanging="360"/>
      </w:pPr>
      <w:rPr/>
    </w:lvl>
    <w:lvl w:ilvl="3">
      <w:start w:val="0"/>
      <w:numFmt w:val="bullet"/>
      <w:lvlText w:val="•"/>
      <w:lvlJc w:val="left"/>
      <w:pPr>
        <w:ind w:left="3830" w:hanging="360"/>
      </w:pPr>
      <w:rPr/>
    </w:lvl>
    <w:lvl w:ilvl="4">
      <w:start w:val="0"/>
      <w:numFmt w:val="bullet"/>
      <w:lvlText w:val="•"/>
      <w:lvlJc w:val="left"/>
      <w:pPr>
        <w:ind w:left="4781" w:hanging="360"/>
      </w:pPr>
      <w:rPr/>
    </w:lvl>
    <w:lvl w:ilvl="5">
      <w:start w:val="0"/>
      <w:numFmt w:val="bullet"/>
      <w:lvlText w:val="•"/>
      <w:lvlJc w:val="left"/>
      <w:pPr>
        <w:ind w:left="5731" w:hanging="360"/>
      </w:pPr>
      <w:rPr/>
    </w:lvl>
    <w:lvl w:ilvl="6">
      <w:start w:val="0"/>
      <w:numFmt w:val="bullet"/>
      <w:lvlText w:val="•"/>
      <w:lvlJc w:val="left"/>
      <w:pPr>
        <w:ind w:left="6681" w:hanging="360"/>
      </w:pPr>
      <w:rPr/>
    </w:lvl>
    <w:lvl w:ilvl="7">
      <w:start w:val="0"/>
      <w:numFmt w:val="bullet"/>
      <w:lvlText w:val="•"/>
      <w:lvlJc w:val="left"/>
      <w:pPr>
        <w:ind w:left="7632" w:hanging="360"/>
      </w:pPr>
      <w:rPr/>
    </w:lvl>
    <w:lvl w:ilvl="8">
      <w:start w:val="0"/>
      <w:numFmt w:val="bullet"/>
      <w:lvlText w:val="•"/>
      <w:lvlJc w:val="left"/>
      <w:pPr>
        <w:ind w:left="8582" w:hanging="360"/>
      </w:pPr>
      <w:rPr/>
    </w:lvl>
  </w:abstractNum>
  <w:abstractNum w:abstractNumId="58">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59">
    <w:lvl w:ilvl="0">
      <w:start w:val="0"/>
      <w:numFmt w:val="bullet"/>
      <w:lvlText w:val="•"/>
      <w:lvlJc w:val="left"/>
      <w:pPr>
        <w:ind w:left="466" w:hanging="360"/>
      </w:pPr>
      <w:rPr>
        <w:rFonts w:ascii="Arial" w:cs="Arial" w:eastAsia="Arial" w:hAnsi="Arial"/>
        <w:b w:val="0"/>
        <w:bCs w:val="0"/>
        <w:i w:val="0"/>
        <w:iCs w:val="0"/>
        <w:sz w:val="22"/>
        <w:szCs w:val="22"/>
      </w:rPr>
    </w:lvl>
    <w:lvl w:ilvl="1">
      <w:start w:val="0"/>
      <w:numFmt w:val="bullet"/>
      <w:lvlText w:val="•"/>
      <w:lvlJc w:val="left"/>
      <w:pPr>
        <w:ind w:left="922" w:hanging="360"/>
      </w:pPr>
      <w:rPr/>
    </w:lvl>
    <w:lvl w:ilvl="2">
      <w:start w:val="0"/>
      <w:numFmt w:val="bullet"/>
      <w:lvlText w:val="•"/>
      <w:lvlJc w:val="left"/>
      <w:pPr>
        <w:ind w:left="1384" w:hanging="360"/>
      </w:pPr>
      <w:rPr/>
    </w:lvl>
    <w:lvl w:ilvl="3">
      <w:start w:val="0"/>
      <w:numFmt w:val="bullet"/>
      <w:lvlText w:val="•"/>
      <w:lvlJc w:val="left"/>
      <w:pPr>
        <w:ind w:left="1847" w:hanging="360"/>
      </w:pPr>
      <w:rPr/>
    </w:lvl>
    <w:lvl w:ilvl="4">
      <w:start w:val="0"/>
      <w:numFmt w:val="bullet"/>
      <w:lvlText w:val="•"/>
      <w:lvlJc w:val="left"/>
      <w:pPr>
        <w:ind w:left="2309" w:hanging="360"/>
      </w:pPr>
      <w:rPr/>
    </w:lvl>
    <w:lvl w:ilvl="5">
      <w:start w:val="0"/>
      <w:numFmt w:val="bullet"/>
      <w:lvlText w:val="•"/>
      <w:lvlJc w:val="left"/>
      <w:pPr>
        <w:ind w:left="2772" w:hanging="360"/>
      </w:pPr>
      <w:rPr/>
    </w:lvl>
    <w:lvl w:ilvl="6">
      <w:start w:val="0"/>
      <w:numFmt w:val="bullet"/>
      <w:lvlText w:val="•"/>
      <w:lvlJc w:val="left"/>
      <w:pPr>
        <w:ind w:left="3234" w:hanging="360"/>
      </w:pPr>
      <w:rPr/>
    </w:lvl>
    <w:lvl w:ilvl="7">
      <w:start w:val="0"/>
      <w:numFmt w:val="bullet"/>
      <w:lvlText w:val="•"/>
      <w:lvlJc w:val="left"/>
      <w:pPr>
        <w:ind w:left="3696" w:hanging="360"/>
      </w:pPr>
      <w:rPr/>
    </w:lvl>
    <w:lvl w:ilvl="8">
      <w:start w:val="0"/>
      <w:numFmt w:val="bullet"/>
      <w:lvlText w:val="•"/>
      <w:lvlJc w:val="left"/>
      <w:pPr>
        <w:ind w:left="4159" w:hanging="360"/>
      </w:pPr>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3"/>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4"/>
    </w:pPr>
    <w:rPr>
      <w:rFonts w:ascii="Arial" w:cs="Arial" w:eastAsia="Arial" w:hAnsi="Arial"/>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cao.int/environmental-protection/CarbonOffset/Pages/default.aspx?utm_source=chatgpt.com" TargetMode="External"/><Relationship Id="rId11" Type="http://schemas.openxmlformats.org/officeDocument/2006/relationships/image" Target="media/image13.png"/><Relationship Id="rId22" Type="http://schemas.openxmlformats.org/officeDocument/2006/relationships/header" Target="header4.xml"/><Relationship Id="rId10" Type="http://schemas.openxmlformats.org/officeDocument/2006/relationships/image" Target="media/image1.png"/><Relationship Id="rId21" Type="http://schemas.openxmlformats.org/officeDocument/2006/relationships/hyperlink" Target="https://www.britishcouncil.org/privacy-cookies/data-protection" TargetMode="External"/><Relationship Id="rId13" Type="http://schemas.openxmlformats.org/officeDocument/2006/relationships/hyperlink" Target="mailto:GoingGlobalPartnershipGrants@britishcouncil.org" TargetMode="External"/><Relationship Id="rId24" Type="http://schemas.openxmlformats.org/officeDocument/2006/relationships/image" Target="media/image8.png"/><Relationship Id="rId12" Type="http://schemas.openxmlformats.org/officeDocument/2006/relationships/hyperlink" Target="http://www.britishcouncil.org/" TargetMode="Externa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9.jpg"/><Relationship Id="rId14" Type="http://schemas.openxmlformats.org/officeDocument/2006/relationships/header" Target="header1.xml"/><Relationship Id="rId17" Type="http://schemas.openxmlformats.org/officeDocument/2006/relationships/header" Target="header2.xml"/><Relationship Id="rId16" Type="http://schemas.openxmlformats.org/officeDocument/2006/relationships/hyperlink" Target="https://www.britishcouncil.org/sites/default/files/going_global_partnerships_activities_and_monitoring.pdf" TargetMode="External"/><Relationship Id="rId5" Type="http://schemas.openxmlformats.org/officeDocument/2006/relationships/numbering" Target="numbering.xml"/><Relationship Id="rId19" Type="http://schemas.openxmlformats.org/officeDocument/2006/relationships/hyperlink" Target="https://www.icao.int/environmental-protection/CarbonOffset/Pages/default.aspx?utm_source=chatgpt.com" TargetMode="External"/><Relationship Id="rId6" Type="http://schemas.openxmlformats.org/officeDocument/2006/relationships/styles" Target="styles.xml"/><Relationship Id="rId18" Type="http://schemas.openxmlformats.org/officeDocument/2006/relationships/header" Target="head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unRbJbiiIfvF/RSXy20fjZ3IGw==">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2026-05-08T00:00:00Z</vt:lpwstr>
  </property>
  <property fmtid="{D5CDD505-2E9C-101B-9397-08002B2CF9AE}" pid="3" name="Creator">
    <vt:lpwstr>Microsoft® Word for Microsoft 365</vt:lpwstr>
  </property>
  <property fmtid="{D5CDD505-2E9C-101B-9397-08002B2CF9AE}" pid="4" name="LastSaved">
    <vt:lpwstr>2026-06-03T00:00:00Z</vt:lpwstr>
  </property>
  <property fmtid="{D5CDD505-2E9C-101B-9397-08002B2CF9AE}" pid="5" name="Producer">
    <vt:lpwstr>Microsoft® Word for Microsoft 365</vt:lpwstr>
  </property>
</Properties>
</file>