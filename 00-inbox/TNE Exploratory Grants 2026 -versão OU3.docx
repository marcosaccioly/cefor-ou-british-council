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43"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479660" cy="420624"/>
            <wp:effectExtent b="0" l="0" r="0" t="0"/>
            <wp:docPr id="73"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1479660" cy="42062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003">
      <w:pPr>
        <w:spacing w:before="0" w:lineRule="auto"/>
        <w:ind w:left="144" w:right="0" w:firstLine="0"/>
        <w:jc w:val="left"/>
        <w:rPr>
          <w:b w:val="1"/>
          <w:bCs w:val="1"/>
          <w:sz w:val="50"/>
          <w:szCs w:val="50"/>
        </w:rPr>
      </w:pPr>
      <w:r w:rsidDel="00000000" w:rsidR="00000000" w:rsidRPr="00000000">
        <w:rPr>
          <w:b w:val="1"/>
          <w:bCs w:val="1"/>
          <w:color w:val="220858"/>
          <w:sz w:val="50"/>
          <w:szCs w:val="50"/>
          <w:rtl w:val="0"/>
        </w:rPr>
        <w:t xml:space="preserve">Going Global Partnerships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135254</wp:posOffset>
            </wp:positionH>
            <wp:positionV relativeFrom="paragraph">
              <wp:posOffset>103059</wp:posOffset>
            </wp:positionV>
            <wp:extent cx="533414" cy="38100"/>
            <wp:effectExtent b="0" l="0" r="0" t="0"/>
            <wp:wrapTopAndBottom distB="0" distT="0"/>
            <wp:docPr descr="Shape" id="72" name="image7.png"/>
            <a:graphic>
              <a:graphicData uri="http://schemas.openxmlformats.org/drawingml/2006/picture">
                <pic:pic>
                  <pic:nvPicPr>
                    <pic:cNvPr descr="Shape" id="0" name="image7.png"/>
                    <pic:cNvPicPr preferRelativeResize="0"/>
                  </pic:nvPicPr>
                  <pic:blipFill>
                    <a:blip r:embed="rId10"/>
                    <a:srcRect b="0" l="0" r="0" t="0"/>
                    <a:stretch>
                      <a:fillRect/>
                    </a:stretch>
                  </pic:blipFill>
                  <pic:spPr>
                    <a:xfrm>
                      <a:off x="0" y="0"/>
                      <a:ext cx="533414" cy="38100"/>
                    </a:xfrm>
                    <a:prstGeom prst="rect"/>
                    <a:ln/>
                  </pic:spPr>
                </pic:pic>
              </a:graphicData>
            </a:graphic>
          </wp:anchor>
        </w:drawing>
      </w:r>
    </w:p>
    <w:p w:rsidR="00000000" w:rsidDel="00000000" w:rsidP="00000000" w:rsidRDefault="00000000" w:rsidRPr="00000000" w14:paraId="00000005">
      <w:pPr>
        <w:pStyle w:val="Title"/>
        <w:spacing w:before="491" w:lineRule="auto"/>
        <w:ind w:firstLine="144"/>
        <w:rPr/>
      </w:pPr>
      <w:r w:rsidDel="00000000" w:rsidR="00000000" w:rsidRPr="00000000">
        <w:rPr>
          <w:color w:val="ea0034"/>
          <w:u w:val="single"/>
          <w:rtl w:val="0"/>
        </w:rPr>
        <w:t xml:space="preserve">SAMPLE</w:t>
      </w:r>
      <w:r w:rsidDel="00000000" w:rsidR="00000000" w:rsidRPr="00000000">
        <w:rPr>
          <w:color w:val="ea0034"/>
          <w:rtl w:val="0"/>
        </w:rPr>
        <w:t xml:space="preserve"> Grant Application Form 2026</w:t>
      </w:r>
      <w:r w:rsidDel="00000000" w:rsidR="00000000" w:rsidRPr="00000000">
        <w:rPr>
          <w:rtl w:val="0"/>
        </w:rPr>
      </w:r>
    </w:p>
    <w:p w:rsidR="00000000" w:rsidDel="00000000" w:rsidP="00000000" w:rsidRDefault="00000000" w:rsidRPr="00000000" w14:paraId="00000006">
      <w:pPr>
        <w:pStyle w:val="Title"/>
        <w:ind w:firstLine="144"/>
        <w:rPr/>
      </w:pPr>
      <w:r w:rsidDel="00000000" w:rsidR="00000000" w:rsidRPr="00000000">
        <w:rPr>
          <w:color w:val="ea0034"/>
          <w:rtl w:val="0"/>
        </w:rPr>
        <w:t xml:space="preserve">– not for offline completion</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68389</wp:posOffset>
                </wp:positionH>
                <wp:positionV relativeFrom="paragraph">
                  <wp:posOffset>182135</wp:posOffset>
                </wp:positionV>
                <wp:extent cx="6523355" cy="27940"/>
                <wp:effectExtent b="0" l="0" r="0" t="0"/>
                <wp:wrapTopAndBottom distB="0" distT="0"/>
                <wp:docPr id="17" name=""/>
                <a:graphic>
                  <a:graphicData uri="http://schemas.microsoft.com/office/word/2010/wordprocessingShape">
                    <wps:wsp>
                      <wps:cNvSpPr/>
                      <wps:cNvPr id="18" name="Shape 18"/>
                      <wps:spPr>
                        <a:xfrm>
                          <a:off x="2089085" y="3770793"/>
                          <a:ext cx="6513830" cy="18415"/>
                        </a:xfrm>
                        <a:custGeom>
                          <a:rect b="b" l="l" r="r" t="t"/>
                          <a:pathLst>
                            <a:path extrusionOk="0" h="18415" w="6513830">
                              <a:moveTo>
                                <a:pt x="6513576" y="0"/>
                              </a:moveTo>
                              <a:lnTo>
                                <a:pt x="0" y="0"/>
                              </a:lnTo>
                              <a:lnTo>
                                <a:pt x="0" y="18288"/>
                              </a:lnTo>
                              <a:lnTo>
                                <a:pt x="6513576" y="18288"/>
                              </a:lnTo>
                              <a:lnTo>
                                <a:pt x="65135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68389</wp:posOffset>
                </wp:positionH>
                <wp:positionV relativeFrom="paragraph">
                  <wp:posOffset>182135</wp:posOffset>
                </wp:positionV>
                <wp:extent cx="6523355" cy="27940"/>
                <wp:effectExtent b="0" l="0" r="0" t="0"/>
                <wp:wrapTopAndBottom distB="0" distT="0"/>
                <wp:docPr id="17" name="image18.png"/>
                <a:graphic>
                  <a:graphicData uri="http://schemas.openxmlformats.org/drawingml/2006/picture">
                    <pic:pic>
                      <pic:nvPicPr>
                        <pic:cNvPr id="0" name="image18.png"/>
                        <pic:cNvPicPr preferRelativeResize="0"/>
                      </pic:nvPicPr>
                      <pic:blipFill>
                        <a:blip r:embed="rId11"/>
                        <a:srcRect/>
                        <a:stretch>
                          <a:fillRect/>
                        </a:stretch>
                      </pic:blipFill>
                      <pic:spPr>
                        <a:xfrm>
                          <a:off x="0" y="0"/>
                          <a:ext cx="6523355" cy="27940"/>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ind w:left="144" w:firstLine="0"/>
        <w:rPr/>
      </w:pPr>
      <w:r w:rsidDel="00000000" w:rsidR="00000000" w:rsidRPr="00000000">
        <w:rPr>
          <w:rtl w:val="0"/>
        </w:rPr>
        <w:t xml:space="preserve">Eligibility Questions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spacing w:before="0" w:lineRule="auto"/>
        <w:ind w:left="256" w:right="0" w:firstLine="0"/>
        <w:jc w:val="left"/>
        <w:rPr>
          <w:sz w:val="22"/>
          <w:szCs w:val="22"/>
        </w:rPr>
      </w:pPr>
      <w:r w:rsidDel="00000000" w:rsidR="00000000" w:rsidRPr="00000000">
        <w:rPr>
          <w:b w:val="1"/>
          <w:bCs w:val="1"/>
          <w:sz w:val="22"/>
          <w:szCs w:val="22"/>
          <w:rtl w:val="0"/>
        </w:rPr>
        <w:t xml:space="preserve">Important </w:t>
      </w:r>
      <w:r w:rsidDel="00000000" w:rsidR="00000000" w:rsidRPr="00000000">
        <w:rPr>
          <w:sz w:val="22"/>
          <w:szCs w:val="22"/>
          <w:rtl w:val="0"/>
        </w:rPr>
        <w:t xml:space="preserve">- The application </w:t>
      </w:r>
      <w:r w:rsidDel="00000000" w:rsidR="00000000" w:rsidRPr="00000000">
        <w:rPr>
          <w:b w:val="1"/>
          <w:bCs w:val="1"/>
          <w:sz w:val="22"/>
          <w:szCs w:val="22"/>
          <w:rtl w:val="0"/>
        </w:rPr>
        <w:t xml:space="preserve">can only be started and submitted by the lead UK institution</w:t>
      </w:r>
      <w:r w:rsidDel="00000000" w:rsidR="00000000" w:rsidRPr="00000000">
        <w:rPr>
          <w:sz w:val="22"/>
          <w:szCs w:val="22"/>
          <w:rtl w:val="0"/>
        </w:rPr>
        <w:t xml:space="preserve">. Once started by the lead UK institution, the form can be shared with the partner institution to contribute. </w:t>
      </w:r>
      <w:r w:rsidDel="00000000" w:rsidR="00000000" w:rsidRPr="00000000">
        <w:rPr>
          <w:sz w:val="22"/>
          <w:szCs w:val="22"/>
          <w:u w:val="single"/>
          <w:rtl w:val="0"/>
        </w:rPr>
        <w:t xml:space="preserve">Any</w:t>
      </w:r>
      <w:r w:rsidDel="00000000" w:rsidR="00000000" w:rsidRPr="00000000">
        <w:rPr>
          <w:sz w:val="22"/>
          <w:szCs w:val="22"/>
          <w:rtl w:val="0"/>
        </w:rPr>
        <w:t xml:space="preserve"> </w:t>
      </w:r>
      <w:r w:rsidDel="00000000" w:rsidR="00000000" w:rsidRPr="00000000">
        <w:rPr>
          <w:sz w:val="22"/>
          <w:szCs w:val="22"/>
          <w:u w:val="single"/>
          <w:rtl w:val="0"/>
        </w:rPr>
        <w:t xml:space="preserve">application started by a non-UK institution will be automatically ineligible</w:t>
      </w:r>
      <w:r w:rsidDel="00000000" w:rsidR="00000000" w:rsidRPr="00000000">
        <w:rPr>
          <w:sz w:val="22"/>
          <w:szCs w:val="22"/>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86678</wp:posOffset>
                </wp:positionH>
                <wp:positionV relativeFrom="paragraph">
                  <wp:posOffset>-10549</wp:posOffset>
                </wp:positionV>
                <wp:extent cx="6486525" cy="3766820"/>
                <wp:effectExtent b="0" l="0" r="0" t="0"/>
                <wp:wrapNone/>
                <wp:docPr id="50" name=""/>
                <a:graphic>
                  <a:graphicData uri="http://schemas.microsoft.com/office/word/2010/wordprocessingShape">
                    <wps:wsp>
                      <wps:cNvSpPr/>
                      <wps:cNvPr id="57" name="Shape 57"/>
                      <wps:spPr>
                        <a:xfrm>
                          <a:off x="2107500" y="1901353"/>
                          <a:ext cx="6477000" cy="3757295"/>
                        </a:xfrm>
                        <a:custGeom>
                          <a:rect b="b" l="l" r="r" t="t"/>
                          <a:pathLst>
                            <a:path extrusionOk="0" h="3757295" w="6477000">
                              <a:moveTo>
                                <a:pt x="6476987" y="0"/>
                              </a:moveTo>
                              <a:lnTo>
                                <a:pt x="6470904" y="0"/>
                              </a:lnTo>
                              <a:lnTo>
                                <a:pt x="6470904" y="6083"/>
                              </a:lnTo>
                              <a:lnTo>
                                <a:pt x="6470904" y="3751186"/>
                              </a:lnTo>
                              <a:lnTo>
                                <a:pt x="6096" y="3751186"/>
                              </a:lnTo>
                              <a:lnTo>
                                <a:pt x="6096" y="6083"/>
                              </a:lnTo>
                              <a:lnTo>
                                <a:pt x="6470904" y="6083"/>
                              </a:lnTo>
                              <a:lnTo>
                                <a:pt x="6470904" y="0"/>
                              </a:lnTo>
                              <a:lnTo>
                                <a:pt x="6096" y="0"/>
                              </a:lnTo>
                              <a:lnTo>
                                <a:pt x="0" y="0"/>
                              </a:lnTo>
                              <a:lnTo>
                                <a:pt x="0" y="6083"/>
                              </a:lnTo>
                              <a:lnTo>
                                <a:pt x="0" y="3751186"/>
                              </a:lnTo>
                              <a:lnTo>
                                <a:pt x="0" y="3757282"/>
                              </a:lnTo>
                              <a:lnTo>
                                <a:pt x="6096" y="3757282"/>
                              </a:lnTo>
                              <a:lnTo>
                                <a:pt x="6470904" y="3757282"/>
                              </a:lnTo>
                              <a:lnTo>
                                <a:pt x="6476987" y="3757282"/>
                              </a:lnTo>
                              <a:lnTo>
                                <a:pt x="6476987" y="3751186"/>
                              </a:lnTo>
                              <a:lnTo>
                                <a:pt x="6476987" y="6083"/>
                              </a:lnTo>
                              <a:lnTo>
                                <a:pt x="6476987"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86678</wp:posOffset>
                </wp:positionH>
                <wp:positionV relativeFrom="paragraph">
                  <wp:posOffset>-10549</wp:posOffset>
                </wp:positionV>
                <wp:extent cx="6486525" cy="3766820"/>
                <wp:effectExtent b="0" l="0" r="0" t="0"/>
                <wp:wrapNone/>
                <wp:docPr id="50" name="image54.png"/>
                <a:graphic>
                  <a:graphicData uri="http://schemas.openxmlformats.org/drawingml/2006/picture">
                    <pic:pic>
                      <pic:nvPicPr>
                        <pic:cNvPr id="0" name="image54.png"/>
                        <pic:cNvPicPr preferRelativeResize="0"/>
                      </pic:nvPicPr>
                      <pic:blipFill>
                        <a:blip r:embed="rId11"/>
                        <a:srcRect/>
                        <a:stretch>
                          <a:fillRect/>
                        </a:stretch>
                      </pic:blipFill>
                      <pic:spPr>
                        <a:xfrm>
                          <a:off x="0" y="0"/>
                          <a:ext cx="6486525" cy="3766820"/>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187" w:lineRule="auto"/>
        <w:ind w:left="256" w:right="35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Allowing others to collaborate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the right-hand side of the screen near the top you will see a '</w:t>
      </w:r>
      <w:r w:rsidDel="00000000" w:rsidR="00000000" w:rsidRPr="00000000">
        <w:rPr>
          <w:rFonts w:ascii="Apple SD Gothic Neo" w:cs="Apple SD Gothic Neo" w:eastAsia="Apple SD Gothic Neo" w:hAnsi="Apple SD Gothic Neo"/>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symbol. Click the </w:t>
      </w:r>
      <w:r w:rsidDel="00000000" w:rsidR="00000000" w:rsidRPr="00000000">
        <w:rPr>
          <w:rFonts w:ascii="Apple SD Gothic Neo" w:cs="Apple SD Gothic Neo" w:eastAsia="Apple SD Gothic Neo" w:hAnsi="Apple SD Gothic Neo"/>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symbol and you can invite others to collaborate on your application. You can allow others to:</w:t>
      </w:r>
    </w:p>
    <w:p w:rsidR="00000000" w:rsidDel="00000000" w:rsidP="00000000" w:rsidRDefault="00000000" w:rsidRPr="00000000" w14:paraId="0000000E">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977"/>
        </w:tabs>
        <w:spacing w:after="0" w:before="135" w:line="240" w:lineRule="auto"/>
        <w:ind w:left="977"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Read only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what you have written)</w:t>
      </w:r>
    </w:p>
    <w:p w:rsidR="00000000" w:rsidDel="00000000" w:rsidP="00000000" w:rsidRDefault="00000000" w:rsidRPr="00000000" w14:paraId="0000000F">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977"/>
        </w:tabs>
        <w:spacing w:after="0" w:before="119" w:line="240" w:lineRule="auto"/>
        <w:ind w:left="977"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Read and Input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and contribute)</w:t>
      </w:r>
    </w:p>
    <w:p w:rsidR="00000000" w:rsidDel="00000000" w:rsidP="00000000" w:rsidRDefault="00000000" w:rsidRPr="00000000" w14:paraId="00000010">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977"/>
        </w:tabs>
        <w:spacing w:after="0" w:before="121" w:line="240" w:lineRule="auto"/>
        <w:ind w:left="977"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Read, Input and Submit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contribute and submit the finished application)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ind w:left="256" w:firstLine="0"/>
        <w:rPr/>
      </w:pPr>
      <w:r w:rsidDel="00000000" w:rsidR="00000000" w:rsidRPr="00000000">
        <w:rPr>
          <w:u w:val="single"/>
          <w:rtl w:val="0"/>
        </w:rPr>
        <w:t xml:space="preserve">Eligibility Check - Please read carefully</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6" w:right="4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you can begin the application form, we need to confirm your eligibility for this call. You will be asked a short series of questions, after which you can select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“Check Eligibility”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bottom of the page.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 w:right="35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IMPORTANT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is important so please </w:t>
      </w:r>
      <w:r w:rsidDel="00000000" w:rsidR="00000000" w:rsidRPr="00000000">
        <w:rPr>
          <w:rFonts w:ascii="Arial" w:cs="Arial" w:eastAsia="Arial" w:hAnsi="Arial"/>
          <w:b w:val="1"/>
          <w:bCs w:val="1"/>
          <w:i w:val="0"/>
          <w:iCs w:val="0"/>
          <w:smallCaps w:val="0"/>
          <w:strike w:val="0"/>
          <w:color w:val="000000"/>
          <w:sz w:val="22"/>
          <w:szCs w:val="22"/>
          <w:highlight w:val="yellow"/>
          <w:u w:val="single"/>
          <w:vertAlign w:val="baseline"/>
          <w:rtl w:val="0"/>
        </w:rPr>
        <w:t xml:space="preserve">do not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Check Eligibility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until all questions are answered, otherwise your application will end and you will have to start over.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8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131"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Eligibility Question 1: Are you applying as the lead UK partner for this partnership?</w:t>
            </w:r>
          </w:p>
          <w:p w:rsidR="00000000" w:rsidDel="00000000" w:rsidP="00000000" w:rsidRDefault="00000000" w:rsidRPr="00000000" w14:paraId="0000001B">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27"/>
              </w:tabs>
              <w:spacing w:after="0" w:before="120" w:line="264"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1C">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27"/>
              </w:tabs>
              <w:spacing w:after="0" w:before="0" w:line="264"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tc>
        <w:tc>
          <w:tcPr>
            <w:shd w:fill="f4f4f4"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1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Applications must be started and submitted by the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lead institution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that will be responsible for signing the grant agreement contract.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For this grant call, the Lead institution must</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be based in the UK</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you apply and are not eligible your application will be deleted.</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spacing w:before="0" w:lineRule="auto"/>
        <w:ind w:left="144" w:right="0" w:firstLine="0"/>
        <w:jc w:val="left"/>
        <w:rPr>
          <w:sz w:val="24"/>
          <w:szCs w:val="24"/>
        </w:rPr>
        <w:sectPr>
          <w:pgSz w:h="16850" w:w="11900" w:orient="portrait"/>
          <w:pgMar w:bottom="280" w:top="860" w:left="708" w:right="708" w:header="360" w:footer="360"/>
          <w:pgNumType w:start="1"/>
        </w:sectPr>
      </w:pPr>
      <w:hyperlink r:id="rId12">
        <w:r w:rsidDel="00000000" w:rsidR="00000000" w:rsidRPr="00000000">
          <w:rPr>
            <w:color w:val="22085a"/>
            <w:sz w:val="24"/>
            <w:szCs w:val="24"/>
            <w:rtl w:val="0"/>
          </w:rPr>
          <w:t xml:space="preserve">www.britishcouncil.org</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838"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Eligibility Question 2: Which UK nation is the contracting institution based in?</w:t>
            </w:r>
          </w:p>
          <w:p w:rsidR="00000000" w:rsidDel="00000000" w:rsidP="00000000" w:rsidRDefault="00000000" w:rsidRPr="00000000" w14:paraId="00000027">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27"/>
              </w:tabs>
              <w:spacing w:after="0" w:before="120" w:line="261.99999999999994"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England</w:t>
            </w:r>
          </w:p>
          <w:p w:rsidR="00000000" w:rsidDel="00000000" w:rsidP="00000000" w:rsidRDefault="00000000" w:rsidRPr="00000000" w14:paraId="00000028">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27"/>
              </w:tabs>
              <w:spacing w:after="0" w:before="0" w:line="253"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Northern Ireland</w:t>
            </w:r>
          </w:p>
          <w:p w:rsidR="00000000" w:rsidDel="00000000" w:rsidP="00000000" w:rsidRDefault="00000000" w:rsidRPr="00000000" w14:paraId="00000029">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27"/>
              </w:tabs>
              <w:spacing w:after="0" w:before="0" w:line="254"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Scotland</w:t>
            </w:r>
          </w:p>
          <w:p w:rsidR="00000000" w:rsidDel="00000000" w:rsidP="00000000" w:rsidRDefault="00000000" w:rsidRPr="00000000" w14:paraId="0000002A">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27"/>
              </w:tabs>
              <w:spacing w:after="0" w:before="0" w:line="263.00000000000006"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Wales</w:t>
            </w:r>
          </w:p>
        </w:tc>
        <w:tc>
          <w:tcPr>
            <w:shd w:fill="f4f4f4"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contracting institution</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is the UK Lead institution who will ultimately sign the contract and directly receive the grant</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76"/>
        <w:gridCol w:w="115"/>
        <w:gridCol w:w="5099"/>
        <w:tblGridChange w:id="0">
          <w:tblGrid>
            <w:gridCol w:w="4976"/>
            <w:gridCol w:w="115"/>
            <w:gridCol w:w="5099"/>
          </w:tblGrid>
        </w:tblGridChange>
      </w:tblGrid>
      <w:tr>
        <w:trPr>
          <w:cantSplit w:val="0"/>
          <w:trHeight w:val="5782" w:hRule="atLeast"/>
          <w:tblHeader w:val="0"/>
        </w:trPr>
        <w:tc>
          <w:tcPr>
            <w:tcBorders>
              <w:right w:color="000000" w:space="0" w:sz="0" w:val="nil"/>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Eligibility Question 3: Who will be the contracting institution for whom you work?</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68580</wp:posOffset>
                      </wp:positionH>
                      <wp:positionV relativeFrom="paragraph">
                        <wp:posOffset>635608</wp:posOffset>
                      </wp:positionV>
                      <wp:extent cx="3088640" cy="248920"/>
                      <wp:effectExtent b="0" l="0" r="0" t="0"/>
                      <wp:wrapNone/>
                      <wp:docPr id="38" name=""/>
                      <a:graphic>
                        <a:graphicData uri="http://schemas.microsoft.com/office/word/2010/wordprocessingGroup">
                          <wpg:wgp>
                            <wpg:cNvGrpSpPr/>
                            <wpg:grpSpPr>
                              <a:xfrm>
                                <a:off x="3801675" y="3655525"/>
                                <a:ext cx="3088640" cy="248920"/>
                                <a:chOff x="3801675" y="3655525"/>
                                <a:chExt cx="3088650" cy="248925"/>
                              </a:xfrm>
                            </wpg:grpSpPr>
                            <wpg:grpSp>
                              <wpg:cNvGrpSpPr/>
                              <wpg:grpSpPr>
                                <a:xfrm>
                                  <a:off x="3801680" y="3655540"/>
                                  <a:ext cx="3088640" cy="248920"/>
                                  <a:chOff x="0" y="0"/>
                                  <a:chExt cx="3088640" cy="248920"/>
                                </a:xfrm>
                              </wpg:grpSpPr>
                              <wps:wsp>
                                <wps:cNvSpPr/>
                                <wps:cNvPr id="22" name="Shape 22"/>
                                <wps:spPr>
                                  <a:xfrm>
                                    <a:off x="0" y="0"/>
                                    <a:ext cx="3088625" cy="24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0" y="0"/>
                                    <a:ext cx="3088640" cy="248920"/>
                                  </a:xfrm>
                                  <a:custGeom>
                                    <a:rect b="b" l="l" r="r" t="t"/>
                                    <a:pathLst>
                                      <a:path extrusionOk="0" h="248920" w="3088640">
                                        <a:moveTo>
                                          <a:pt x="3088246" y="0"/>
                                        </a:moveTo>
                                        <a:lnTo>
                                          <a:pt x="6096" y="0"/>
                                        </a:lnTo>
                                        <a:lnTo>
                                          <a:pt x="0" y="0"/>
                                        </a:lnTo>
                                        <a:lnTo>
                                          <a:pt x="0" y="6096"/>
                                        </a:lnTo>
                                        <a:lnTo>
                                          <a:pt x="0" y="242316"/>
                                        </a:lnTo>
                                        <a:lnTo>
                                          <a:pt x="0" y="248412"/>
                                        </a:lnTo>
                                        <a:lnTo>
                                          <a:pt x="6096" y="248412"/>
                                        </a:lnTo>
                                        <a:lnTo>
                                          <a:pt x="3088246" y="248412"/>
                                        </a:lnTo>
                                        <a:lnTo>
                                          <a:pt x="3088246" y="242316"/>
                                        </a:lnTo>
                                        <a:lnTo>
                                          <a:pt x="6096" y="242316"/>
                                        </a:lnTo>
                                        <a:lnTo>
                                          <a:pt x="6096" y="6096"/>
                                        </a:lnTo>
                                        <a:lnTo>
                                          <a:pt x="3088246" y="6096"/>
                                        </a:lnTo>
                                        <a:lnTo>
                                          <a:pt x="3088246"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68580</wp:posOffset>
                      </wp:positionH>
                      <wp:positionV relativeFrom="paragraph">
                        <wp:posOffset>635608</wp:posOffset>
                      </wp:positionV>
                      <wp:extent cx="3088640" cy="248920"/>
                      <wp:effectExtent b="0" l="0" r="0" t="0"/>
                      <wp:wrapNone/>
                      <wp:docPr id="38" name="image39.png"/>
                      <a:graphic>
                        <a:graphicData uri="http://schemas.openxmlformats.org/drawingml/2006/picture">
                          <pic:pic>
                            <pic:nvPicPr>
                              <pic:cNvPr id="0" name="image39.png"/>
                              <pic:cNvPicPr preferRelativeResize="0"/>
                            </pic:nvPicPr>
                            <pic:blipFill>
                              <a:blip r:embed="rId11"/>
                              <a:srcRect/>
                              <a:stretch>
                                <a:fillRect/>
                              </a:stretch>
                            </pic:blipFill>
                            <pic:spPr>
                              <a:xfrm>
                                <a:off x="0" y="0"/>
                                <a:ext cx="3088640" cy="248920"/>
                              </a:xfrm>
                              <a:prstGeom prst="rect"/>
                              <a:ln/>
                            </pic:spPr>
                          </pic:pic>
                        </a:graphicData>
                      </a:graphic>
                    </wp:anchor>
                  </w:drawing>
                </mc:Fallback>
              </mc:AlternateContent>
            </w:r>
          </w:p>
        </w:tc>
        <w:tc>
          <w:tcPr>
            <w:tcBorders>
              <w:left w:color="000000" w:space="0" w:sz="0" w:val="nil"/>
            </w:tcBorders>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4f4f4"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6" w:right="323"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Please see call guidance note regarding eligible institutions for this call.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6" w:right="625"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You can type any part of the institution name rather than scroll e.g. "Man" will bring up any institution with "Man" anywhere in the name.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06"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your institution is not listed and you believe it should be eligible please contact: </w:t>
            </w:r>
            <w:hyperlink r:id="rId13">
              <w:r w:rsidDel="00000000" w:rsidR="00000000" w:rsidRPr="00000000">
                <w:rPr>
                  <w:rFonts w:ascii="Arial" w:cs="Arial" w:eastAsia="Arial" w:hAnsi="Arial"/>
                  <w:b w:val="0"/>
                  <w:bCs w:val="0"/>
                  <w:i w:val="1"/>
                  <w:iCs w:val="1"/>
                  <w:smallCaps w:val="0"/>
                  <w:strike w:val="0"/>
                  <w:color w:val="ff00c7"/>
                  <w:sz w:val="22"/>
                  <w:szCs w:val="22"/>
                  <w:u w:val="single"/>
                  <w:shd w:fill="auto" w:val="clear"/>
                  <w:vertAlign w:val="baseline"/>
                  <w:rtl w:val="0"/>
                </w:rPr>
                <w:t xml:space="preserve">GoingGlobalPartnershipGrants@britishcouncil.org</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6"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Please email the address shown with:</w:t>
            </w:r>
          </w:p>
          <w:p w:rsidR="00000000" w:rsidDel="00000000" w:rsidP="00000000" w:rsidRDefault="00000000" w:rsidRPr="00000000" w14:paraId="00000033">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18"/>
              </w:tabs>
              <w:spacing w:after="0" w:before="119" w:line="240" w:lineRule="auto"/>
              <w:ind w:left="818" w:right="0" w:hanging="35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Institution/Organisation name</w:t>
            </w:r>
          </w:p>
          <w:p w:rsidR="00000000" w:rsidDel="00000000" w:rsidP="00000000" w:rsidRDefault="00000000" w:rsidRPr="00000000" w14:paraId="00000034">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18"/>
              </w:tabs>
              <w:spacing w:after="0" w:before="1" w:line="252.00000000000003" w:lineRule="auto"/>
              <w:ind w:left="818" w:right="0" w:hanging="35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Full postal address</w:t>
            </w:r>
          </w:p>
          <w:p w:rsidR="00000000" w:rsidDel="00000000" w:rsidP="00000000" w:rsidRDefault="00000000" w:rsidRPr="00000000" w14:paraId="00000035">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18"/>
              </w:tabs>
              <w:spacing w:after="0" w:before="0" w:line="252.00000000000003" w:lineRule="auto"/>
              <w:ind w:left="818" w:right="0" w:hanging="35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Web address URL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87"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you are a College, Institution or School within a university you should select that university from the list.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6"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Please note that we will be unable to proceed with your application until your institution/organisation has been verified as an eligible institution for this call.</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145"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Eligibility Question 4: tick this box to confirm that you obtained permission to submit this application on behalf of the partnering institutions (including your own)</w:t>
            </w:r>
          </w:p>
        </w:tc>
        <w:tc>
          <w:tcPr>
            <w:shd w:fill="f4f4f4"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Unless you have permissions from all partners we cannot progress your application.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3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Please note that you will have to upload letters of support, on headed paper from your own institution and your partnering institution(s). </w:t>
            </w: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If you do not supply these - your</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application will be deleted</w:t>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652"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Eligibility Question 5: If you are applying from a College, School or Institute within a university, please provide its name.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Alternatively provide the name of the faculty to which you are a part of (or type n/a if the question does not apply to you)</w:t>
            </w:r>
          </w:p>
        </w:tc>
        <w:tc>
          <w:tcPr>
            <w:shd w:fill="f4f4f4"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Please provide the name of the College, School of Institute for whom you work if it has it's own identity e.g.</w:t>
            </w:r>
          </w:p>
          <w:p w:rsidR="00000000" w:rsidDel="00000000" w:rsidP="00000000" w:rsidRDefault="00000000" w:rsidRPr="00000000" w14:paraId="00000043">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25"/>
              </w:tabs>
              <w:spacing w:after="0" w:before="121" w:line="252.00000000000003" w:lineRule="auto"/>
              <w:ind w:left="82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X College of Art</w:t>
            </w:r>
          </w:p>
          <w:p w:rsidR="00000000" w:rsidDel="00000000" w:rsidP="00000000" w:rsidRDefault="00000000" w:rsidRPr="00000000" w14:paraId="00000044">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25"/>
              </w:tabs>
              <w:spacing w:after="0" w:before="0" w:line="252.00000000000003" w:lineRule="auto"/>
              <w:ind w:left="82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X Business School</w:t>
            </w:r>
          </w:p>
          <w:p w:rsidR="00000000" w:rsidDel="00000000" w:rsidP="00000000" w:rsidRDefault="00000000" w:rsidRPr="00000000" w14:paraId="00000045">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25"/>
              </w:tabs>
              <w:spacing w:after="0" w:before="0" w:line="253" w:lineRule="auto"/>
              <w:ind w:left="82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Institute of X</w:t>
            </w:r>
          </w:p>
          <w:p w:rsidR="00000000" w:rsidDel="00000000" w:rsidP="00000000" w:rsidRDefault="00000000" w:rsidRPr="00000000" w14:paraId="00000046">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25"/>
              </w:tabs>
              <w:spacing w:after="0" w:before="2" w:line="240" w:lineRule="auto"/>
              <w:ind w:left="82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School of X</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Alternatively, the faculty to which you are part of</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e.g. "Faculty of Medical Sciences" etc.</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headerReference r:id="rId14" w:type="default"/>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5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880"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Eligibility Question 6: Please provide the name of the Department or Office that will be leading this application.</w:t>
            </w:r>
          </w:p>
        </w:tc>
        <w:tc>
          <w:tcPr>
            <w:shd w:fill="f4f4f4"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44"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You should specify the department or unit leading this application e.g. "Department of Engineering", "International Partnerships Office" etc.</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880"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Eligibility Question 7: Name of person with delegated authority at your institution/organisation for approving this application:</w:t>
            </w:r>
          </w:p>
        </w:tc>
        <w:tc>
          <w:tcPr>
            <w:shd w:fill="f4f4f4"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4"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Eligibility Question 8: Please give their Job title</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625"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Eligibility Question 9: Please give their email address</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639"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this person be responsible for signing the Grant Agreement if your application if successful?</w:t>
            </w:r>
          </w:p>
          <w:p w:rsidR="00000000" w:rsidDel="00000000" w:rsidP="00000000" w:rsidRDefault="00000000" w:rsidRPr="00000000" w14:paraId="0000005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5"/>
              </w:tabs>
              <w:spacing w:after="0" w:before="120" w:line="240" w:lineRule="auto"/>
              <w:ind w:left="365" w:right="0" w:hanging="2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5C">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5"/>
              </w:tabs>
              <w:spacing w:after="0" w:before="119" w:line="240" w:lineRule="auto"/>
              <w:ind w:left="365" w:right="0" w:hanging="2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tc>
        <w:tc>
          <w:tcPr>
            <w:shd w:fill="f4f4f4"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6"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Please ensure that you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share the sample Grant Agreement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with them and inform them that </w:t>
            </w:r>
            <w:r w:rsidDel="00000000" w:rsidR="00000000" w:rsidRPr="00000000">
              <w:rPr>
                <w:rFonts w:ascii="Arial" w:cs="Arial" w:eastAsia="Arial" w:hAnsi="Arial"/>
                <w:b w:val="0"/>
                <w:bCs w:val="0"/>
                <w:i w:val="1"/>
                <w:iCs w:val="1"/>
                <w:smallCaps w:val="0"/>
                <w:strike w:val="0"/>
                <w:color w:val="000000"/>
                <w:sz w:val="22"/>
                <w:szCs w:val="22"/>
                <w:u w:val="single"/>
                <w:shd w:fill="auto" w:val="clear"/>
                <w:vertAlign w:val="baseline"/>
                <w:rtl w:val="0"/>
              </w:rPr>
              <w:t xml:space="preserve">this is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single"/>
                <w:shd w:fill="auto" w:val="clear"/>
                <w:vertAlign w:val="baseline"/>
                <w:rtl w:val="0"/>
              </w:rPr>
              <w:t xml:space="preserve">a non-negotiable contract</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If they feel that they cannot sign the grant agreement in its current form then we will not be able to proceed with your application.</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880"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 you will be asked to provide the name, job title and email of the person who will be responsible for signing the contract</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spacing w:before="0" w:lineRule="auto"/>
        <w:ind w:left="144" w:right="0" w:firstLine="0"/>
        <w:jc w:val="left"/>
        <w:rPr>
          <w:sz w:val="22"/>
          <w:szCs w:val="22"/>
        </w:rPr>
      </w:pPr>
      <w:r w:rsidDel="00000000" w:rsidR="00000000" w:rsidRPr="00000000">
        <w:rPr>
          <w:sz w:val="22"/>
          <w:szCs w:val="22"/>
          <w:rtl w:val="0"/>
        </w:rPr>
        <w:t xml:space="preserve">The eligibility questions have concluded and you can now press "</w:t>
      </w:r>
      <w:r w:rsidDel="00000000" w:rsidR="00000000" w:rsidRPr="00000000">
        <w:rPr>
          <w:b w:val="1"/>
          <w:bCs w:val="1"/>
          <w:i w:val="1"/>
          <w:iCs w:val="1"/>
          <w:color w:val="ffffff"/>
          <w:sz w:val="22"/>
          <w:szCs w:val="22"/>
          <w:shd w:fill="00008a" w:val="clear"/>
          <w:rtl w:val="0"/>
        </w:rPr>
        <w:t xml:space="preserve">Check Eligibility</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99954</wp:posOffset>
            </wp:positionH>
            <wp:positionV relativeFrom="paragraph">
              <wp:posOffset>166396</wp:posOffset>
            </wp:positionV>
            <wp:extent cx="3226730" cy="790955"/>
            <wp:effectExtent b="0" l="0" r="0" t="0"/>
            <wp:wrapTopAndBottom distB="0" distT="0"/>
            <wp:docPr descr="A screenshot of a video  AI-generated content may be incorrect." id="75" name="image49.jpg"/>
            <a:graphic>
              <a:graphicData uri="http://schemas.openxmlformats.org/drawingml/2006/picture">
                <pic:pic>
                  <pic:nvPicPr>
                    <pic:cNvPr descr="A screenshot of a video  AI-generated content may be incorrect." id="0" name="image49.jpg"/>
                    <pic:cNvPicPr preferRelativeResize="0"/>
                  </pic:nvPicPr>
                  <pic:blipFill>
                    <a:blip r:embed="rId15"/>
                    <a:srcRect b="0" l="0" r="0" t="0"/>
                    <a:stretch>
                      <a:fillRect/>
                    </a:stretch>
                  </pic:blipFill>
                  <pic:spPr>
                    <a:xfrm>
                      <a:off x="0" y="0"/>
                      <a:ext cx="3226730" cy="790955"/>
                    </a:xfrm>
                    <a:prstGeom prst="rect"/>
                    <a:ln/>
                  </pic:spPr>
                </pic:pic>
              </a:graphicData>
            </a:graphic>
          </wp:anchor>
        </w:drawing>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are confirmed as eligible you can then access the full application form.</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16" name=""/>
                <a:graphic>
                  <a:graphicData uri="http://schemas.microsoft.com/office/word/2010/wordprocessingShape">
                    <wps:wsp>
                      <wps:cNvSpPr/>
                      <wps:cNvPr id="17" name="Shape 17"/>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1: Lead Institution</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16" name="image17.png"/>
                <a:graphic>
                  <a:graphicData uri="http://schemas.openxmlformats.org/drawingml/2006/picture">
                    <pic:pic>
                      <pic:nvPicPr>
                        <pic:cNvPr id="0" name="image17.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211517</wp:posOffset>
                </wp:positionV>
                <wp:extent cx="6480810" cy="811530"/>
                <wp:effectExtent b="0" l="0" r="0" t="0"/>
                <wp:wrapTopAndBottom distB="0" distT="0"/>
                <wp:docPr id="55" name=""/>
                <a:graphic>
                  <a:graphicData uri="http://schemas.microsoft.com/office/word/2010/wordprocessingShape">
                    <wps:wsp>
                      <wps:cNvSpPr/>
                      <wps:cNvPr id="62" name="Shape 62"/>
                      <wps:spPr>
                        <a:xfrm>
                          <a:off x="2110358" y="3378998"/>
                          <a:ext cx="6471285" cy="80200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000000"/>
                                <w:sz w:val="22"/>
                                <w:u w:val="single"/>
                                <w:vertAlign w:val="baseline"/>
                              </w:rPr>
                              <w:t xml:space="preserve">Eligibility Screening Completed</w:t>
                            </w:r>
                          </w:p>
                          <w:p w:rsidR="00000000" w:rsidDel="00000000" w:rsidP="00000000" w:rsidRDefault="00000000" w:rsidRPr="00000000">
                            <w:pPr>
                              <w:spacing w:after="0" w:before="121.00000381469727" w:line="240"/>
                              <w:ind w:left="103.00000190734863" w:right="156.99999809265137"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You have progressed through the initial eligibility screening and can now access the full application form. You may wish to download a sample copy of the application form (below) and at this point you may want to </w:t>
                            </w:r>
                            <w:r w:rsidDel="00000000" w:rsidR="00000000" w:rsidRPr="00000000">
                              <w:rPr>
                                <w:rFonts w:ascii="Arial" w:cs="Arial" w:eastAsia="Arial" w:hAnsi="Arial"/>
                                <w:b w:val="1"/>
                                <w:i w:val="0"/>
                                <w:smallCaps w:val="0"/>
                                <w:strike w:val="0"/>
                                <w:color w:val="000000"/>
                                <w:sz w:val="22"/>
                                <w:vertAlign w:val="baseline"/>
                              </w:rPr>
                              <w:t xml:space="preserve">add 'Collaborators' </w:t>
                            </w:r>
                            <w:r w:rsidDel="00000000" w:rsidR="00000000" w:rsidRPr="00000000">
                              <w:rPr>
                                <w:rFonts w:ascii="Arial" w:cs="Arial" w:eastAsia="Arial" w:hAnsi="Arial"/>
                                <w:b w:val="0"/>
                                <w:i w:val="0"/>
                                <w:smallCaps w:val="0"/>
                                <w:strike w:val="0"/>
                                <w:color w:val="000000"/>
                                <w:sz w:val="22"/>
                                <w:vertAlign w:val="baseline"/>
                              </w:rPr>
                              <w:t xml:space="preserve">to help you complete the online application.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211517</wp:posOffset>
                </wp:positionV>
                <wp:extent cx="6480810" cy="811530"/>
                <wp:effectExtent b="0" l="0" r="0" t="0"/>
                <wp:wrapTopAndBottom distB="0" distT="0"/>
                <wp:docPr id="55" name="image59.png"/>
                <a:graphic>
                  <a:graphicData uri="http://schemas.openxmlformats.org/drawingml/2006/picture">
                    <pic:pic>
                      <pic:nvPicPr>
                        <pic:cNvPr id="0" name="image59.png"/>
                        <pic:cNvPicPr preferRelativeResize="0"/>
                      </pic:nvPicPr>
                      <pic:blipFill>
                        <a:blip r:embed="rId11"/>
                        <a:srcRect/>
                        <a:stretch>
                          <a:fillRect/>
                        </a:stretch>
                      </pic:blipFill>
                      <pic:spPr>
                        <a:xfrm>
                          <a:off x="0" y="0"/>
                          <a:ext cx="6480810" cy="81153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1255458</wp:posOffset>
                </wp:positionV>
                <wp:extent cx="6480810" cy="415290"/>
                <wp:effectExtent b="0" l="0" r="0" t="0"/>
                <wp:wrapTopAndBottom distB="0" distT="0"/>
                <wp:docPr id="49" name=""/>
                <a:graphic>
                  <a:graphicData uri="http://schemas.microsoft.com/office/word/2010/wordprocessingShape">
                    <wps:wsp>
                      <wps:cNvSpPr/>
                      <wps:cNvPr id="56" name="Shape 56"/>
                      <wps:spPr>
                        <a:xfrm>
                          <a:off x="2110358" y="3577118"/>
                          <a:ext cx="6471285" cy="40576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0000000298023224"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 acknowledge that I have read and noted the deadline for applications and understand that this is non-negotiable. </w:t>
                            </w:r>
                            <w:r w:rsidDel="00000000" w:rsidR="00000000" w:rsidRPr="00000000">
                              <w:rPr>
                                <w:rFonts w:ascii="Noto Sans Symbols" w:cs="Noto Sans Symbols" w:eastAsia="Noto Sans Symbols" w:hAnsi="Noto Sans Symbols"/>
                                <w:b w:val="0"/>
                                <w:i w:val="0"/>
                                <w:smallCaps w:val="0"/>
                                <w:strike w:val="0"/>
                                <w:color w:val="000000"/>
                                <w:sz w:val="22"/>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1255458</wp:posOffset>
                </wp:positionV>
                <wp:extent cx="6480810" cy="415290"/>
                <wp:effectExtent b="0" l="0" r="0" t="0"/>
                <wp:wrapTopAndBottom distB="0" distT="0"/>
                <wp:docPr id="49" name="image53.png"/>
                <a:graphic>
                  <a:graphicData uri="http://schemas.openxmlformats.org/drawingml/2006/picture">
                    <pic:pic>
                      <pic:nvPicPr>
                        <pic:cNvPr id="0" name="image53.png"/>
                        <pic:cNvPicPr preferRelativeResize="0"/>
                      </pic:nvPicPr>
                      <pic:blipFill>
                        <a:blip r:embed="rId11"/>
                        <a:srcRect/>
                        <a:stretch>
                          <a:fillRect/>
                        </a:stretch>
                      </pic:blipFill>
                      <pic:spPr>
                        <a:xfrm>
                          <a:off x="0" y="0"/>
                          <a:ext cx="6480810" cy="415290"/>
                        </a:xfrm>
                        <a:prstGeom prst="rect"/>
                        <a:ln/>
                      </pic:spPr>
                    </pic:pic>
                  </a:graphicData>
                </a:graphic>
              </wp:anchor>
            </w:drawing>
          </mc:Fallback>
        </mc:AlternateConten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4"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of person leading for contracting institution</w:t>
            </w:r>
          </w:p>
        </w:tc>
        <w:tc>
          <w:tcPr>
            <w:shd w:fill="f4f4f4"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Dr, Mr, Mrs, Ms, Miss etc</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626"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Name of person leading for contracting institution</w:t>
            </w:r>
          </w:p>
        </w:tc>
        <w:tc>
          <w:tcPr>
            <w:shd w:fill="f4f4f4"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name you wish to be known as/referred to in emails.</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626"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Second/Family name of person leading for contracting institution</w:t>
            </w:r>
          </w:p>
        </w:tc>
        <w:tc>
          <w:tcPr>
            <w:shd w:fill="f4f4f4"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Surname/Family name.</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626"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Position/Job Title/Designation of the lead within the institution/organisation</w:t>
            </w:r>
          </w:p>
        </w:tc>
        <w:tc>
          <w:tcPr>
            <w:shd w:fill="f4f4f4" w:val="cle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Head of Department, Director of Programmes, Professor of Engineering etc.</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6"/>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397"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Gender of lead applicant.</w:t>
            </w:r>
          </w:p>
          <w:p w:rsidR="00000000" w:rsidDel="00000000" w:rsidP="00000000" w:rsidRDefault="00000000" w:rsidRPr="00000000" w14:paraId="0000007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28"/>
              </w:tabs>
              <w:spacing w:after="0" w:before="135" w:line="240" w:lineRule="auto"/>
              <w:ind w:left="82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Female</w:t>
            </w:r>
          </w:p>
          <w:p w:rsidR="00000000" w:rsidDel="00000000" w:rsidP="00000000" w:rsidRDefault="00000000" w:rsidRPr="00000000" w14:paraId="0000007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28"/>
              </w:tabs>
              <w:spacing w:after="0" w:before="14" w:line="240" w:lineRule="auto"/>
              <w:ind w:left="82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Male</w:t>
            </w:r>
          </w:p>
          <w:p w:rsidR="00000000" w:rsidDel="00000000" w:rsidP="00000000" w:rsidRDefault="00000000" w:rsidRPr="00000000" w14:paraId="0000007B">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28"/>
              </w:tabs>
              <w:spacing w:after="0" w:before="16" w:line="240" w:lineRule="auto"/>
              <w:ind w:left="82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way</w:t>
            </w:r>
          </w:p>
          <w:p w:rsidR="00000000" w:rsidDel="00000000" w:rsidP="00000000" w:rsidRDefault="00000000" w:rsidRPr="00000000" w14:paraId="0000007C">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28"/>
              </w:tabs>
              <w:spacing w:after="0" w:before="15" w:line="240" w:lineRule="auto"/>
              <w:ind w:left="82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 not to say</w:t>
            </w:r>
          </w:p>
        </w:tc>
        <w:tc>
          <w:tcPr>
            <w:shd w:fill="f4f4f4"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How would you describe your gender, or if completing this application for the lead applicant, how do they describe their gender?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Please check with the lead at the institution / organisation if you are completing this question on their behalf or alternatively use the "Collaborator" function to allow them to complete this question themselves.</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7"/>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597"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Disability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13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convention on Rights of Disabled people states persons with disabilities include those who have long -term physical, mental, intellectual or sensory impairments with barriers may hinder their full and effective participation in society on and equal basis with others.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lead applicant have a disability as defined above?</w:t>
            </w:r>
          </w:p>
          <w:p w:rsidR="00000000" w:rsidDel="00000000" w:rsidP="00000000" w:rsidRDefault="00000000" w:rsidRPr="00000000" w14:paraId="0000008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27"/>
              </w:tabs>
              <w:spacing w:after="0" w:before="121" w:line="261.99999999999994"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08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27"/>
              </w:tabs>
              <w:spacing w:after="0" w:before="0" w:line="254"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8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27"/>
              </w:tabs>
              <w:spacing w:after="0" w:before="0" w:line="265"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 not to say</w:t>
            </w:r>
          </w:p>
        </w:tc>
        <w:tc>
          <w:tcPr>
            <w:shd w:fill="f4f4f4" w:val="cle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Do you have a disability as defined by the UN convention on Rights of Disabled People, or if completing this application for the lead applicant, do they have a disability as defined above?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Please check with the lead at the institution / organisation if you are completing this question on their behalf or alternatively use the "Collaborator" function to allow them to complete this question themselves.</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8"/>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090"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or any of the project team based at your institution, require any access adjustments or have any additional support or learning needs you would like to inform us of?</w:t>
            </w:r>
          </w:p>
          <w:p w:rsidR="00000000" w:rsidDel="00000000" w:rsidP="00000000" w:rsidRDefault="00000000" w:rsidRPr="00000000" w14:paraId="0000008F">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27"/>
              </w:tabs>
              <w:spacing w:after="0" w:before="121" w:line="261.99999999999994"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90">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27"/>
              </w:tabs>
              <w:spacing w:after="0" w:before="0" w:line="253"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091">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27"/>
              </w:tabs>
              <w:spacing w:after="0" w:before="0" w:line="263.00000000000006"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 not to say</w:t>
            </w:r>
          </w:p>
        </w:tc>
        <w:tc>
          <w:tcPr>
            <w:shd w:fill="f1f1f1"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68"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should cover the entire lifetime of the project including the project delivery, project activities and project reporting phases.</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9"/>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397" w:hRule="atLeast"/>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yes, please provide details on specific requests for any support, access arrangements, or accommodation, and any indicative costs associated with the adjustments. These will be considered on a case-by-case basis and dependent on the funding available. These costs are not expected to be met from your grant.</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Think about any support, access arrangements, or adjustments that participants might need to fully take part in project activities and reporting.</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You should </w:t>
            </w: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not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name individuals; you can describe the type of support required in general terms (for example, wheelchair access, sign language interpretation, or additional time for reporting).</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0"/>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878"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Institutional email address of lead applicant</w:t>
            </w:r>
          </w:p>
        </w:tc>
        <w:tc>
          <w:tcPr>
            <w:shd w:fill="f4f4f4"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When possible try to avoid using generic non-work related personal email addresses such as Gmail, Outlook, Yahoo etc.</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1"/>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878"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provide a telephone number that the lead contact can be reached on</w:t>
            </w:r>
          </w:p>
        </w:tc>
        <w:tc>
          <w:tcPr>
            <w:shd w:fill="f4f4f4"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Most communication will be done via email but occasionally when time is of the essence we may need to speak/text the lead contact</w:t>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2"/>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3"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 profile of lead applicant (optional)</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3"/>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890" w:hRule="atLeast"/>
          <w:tblHeader w:val="0"/>
        </w:trPr>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institution address</w:t>
            </w:r>
          </w:p>
        </w:tc>
        <w:tc>
          <w:tcPr>
            <w:shd w:fill="f4f4f4"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6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For legal and compliance services please provide your full legal address.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5" w:right="122"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is the address which will be included on your Grant Agreement should you be successful and is normally the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Registered Office Address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of your institution on the Companies House Register.</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4"/>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1"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of institution</w:t>
            </w:r>
          </w:p>
        </w:tc>
        <w:tc>
          <w:tcPr>
            <w:shd w:fill="f4f4f4"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How is your institution best categorised</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5"/>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252"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Deputy</w:t>
            </w:r>
          </w:p>
        </w:tc>
        <w:tc>
          <w:tcPr>
            <w:shd w:fill="f4f4f4"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326"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Person who can deputise for the Lead Person if they are unable to lead the collaboration for any reason</w:t>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6"/>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4"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Deputy - current position</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7"/>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880"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Deputy - email address</w:t>
            </w:r>
          </w:p>
        </w:tc>
        <w:tc>
          <w:tcPr>
            <w:shd w:fill="f4f4f4"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When possible try to avoid using generic non-work related personal email addresses such as Gmail, Outlook, Yahoo etc.</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8"/>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4"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Head of Department</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pStyle w:val="Heading1"/>
        <w:ind w:left="144" w:firstLine="0"/>
        <w:rPr/>
      </w:pPr>
      <w:r w:rsidDel="00000000" w:rsidR="00000000" w:rsidRPr="00000000">
        <w:rPr>
          <w:rtl w:val="0"/>
        </w:rPr>
        <w:t xml:space="preserve">For Higher Education Institutions/Providers only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9"/>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878" w:hRule="atLeast"/>
          <w:tblHeader w:val="0"/>
        </w:trPr>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Pro-Vice Chancellor, Dean or equivalent with 'International' responsibilities within your institution/faculty</w:t>
            </w:r>
          </w:p>
        </w:tc>
        <w:tc>
          <w:tcPr>
            <w:shd w:fill="f1f1f1"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name and role e.g. Professor John Smith, PVC International or Dr Jane Smith, Dean International etc.</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spacing w:before="0" w:lineRule="auto"/>
        <w:ind w:left="144" w:right="0" w:firstLine="0"/>
        <w:jc w:val="left"/>
        <w:rPr>
          <w:b w:val="1"/>
          <w:bCs w:val="1"/>
          <w:sz w:val="22"/>
          <w:szCs w:val="22"/>
        </w:rPr>
      </w:pPr>
      <w:r w:rsidDel="00000000" w:rsidR="00000000" w:rsidRPr="00000000">
        <w:rPr>
          <w:b w:val="1"/>
          <w:bCs w:val="1"/>
          <w:sz w:val="22"/>
          <w:szCs w:val="22"/>
          <w:rtl w:val="0"/>
        </w:rPr>
        <w:t xml:space="preserve">For Higher Education Institutions/Providers only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30"/>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877"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Vice Chancellor, Principal, Rector or equivalent at your institution</w:t>
            </w:r>
          </w:p>
        </w:tc>
        <w:tc>
          <w:tcPr>
            <w:shd w:fill="f1f1f1"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the name and role e.g. Sir John Smith, Vice Chancellor or Professor Dame Jane Smith, Principal etc.</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21" name=""/>
                <a:graphic>
                  <a:graphicData uri="http://schemas.microsoft.com/office/word/2010/wordprocessingShape">
                    <wps:wsp>
                      <wps:cNvSpPr/>
                      <wps:cNvPr id="25" name="Shape 25"/>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1: Partnering Institution(s) Details</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21" name="image22.png"/>
                <a:graphic>
                  <a:graphicData uri="http://schemas.openxmlformats.org/drawingml/2006/picture">
                    <pic:pic>
                      <pic:nvPicPr>
                        <pic:cNvPr id="0" name="image22.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1"/>
        <w:tblW w:w="10191.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
        <w:gridCol w:w="9965"/>
        <w:gridCol w:w="113"/>
        <w:tblGridChange w:id="0">
          <w:tblGrid>
            <w:gridCol w:w="113"/>
            <w:gridCol w:w="9965"/>
            <w:gridCol w:w="113"/>
          </w:tblGrid>
        </w:tblGridChange>
      </w:tblGrid>
      <w:tr>
        <w:trPr>
          <w:cantSplit w:val="0"/>
          <w:trHeight w:val="1878" w:hRule="atLeast"/>
          <w:tblHeader w:val="0"/>
        </w:trPr>
        <w:tc>
          <w:tcPr>
            <w:tcBorders>
              <w:bottom w:color="000000" w:space="0" w:sz="0" w:val="nil"/>
            </w:tcBorders>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tcBorders>
            <w:shd w:fill="52f385"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4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Contracted Partners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institutions or organisations that are formally part of the funded partnership, named in the grant agreement, and eligible to receive and manage grant funds. Contracted partners are accountable for delivery, reporting, and compliance with all grant requirements.</w:t>
            </w:r>
          </w:p>
        </w:tc>
        <w:tc>
          <w:tcPr>
            <w:tcBorders>
              <w:bottom w:color="000000" w:space="0" w:sz="0" w:val="nil"/>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77" w:hRule="atLeast"/>
          <w:tblHeader w:val="0"/>
        </w:trPr>
        <w:tc>
          <w:tcPr>
            <w:tcBorders>
              <w:top w:color="000000" w:space="0" w:sz="0" w:val="nil"/>
            </w:tcBorders>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66eaff"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107" w:right="14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strongly recommend that you use the "Collaborator" function (see the '</w:t>
            </w:r>
            <w:r w:rsidDel="00000000" w:rsidR="00000000" w:rsidRPr="00000000">
              <w:rPr>
                <w:rFonts w:ascii="Apple SD Gothic Neo Light" w:cs="Apple SD Gothic Neo Light" w:eastAsia="Apple SD Gothic Neo Light" w:hAnsi="Apple SD Gothic Neo Light"/>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Collaborators' at the top right hand side of the screen) - to allow your partner(s) to add their own details.</w:t>
            </w:r>
          </w:p>
        </w:tc>
        <w:tc>
          <w:tcPr>
            <w:tcBorders>
              <w:top w:color="000000" w:space="0" w:sz="0" w:val="nil"/>
            </w:tcBorders>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2"/>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111"/>
        <w:gridCol w:w="4868"/>
        <w:gridCol w:w="115"/>
        <w:tblGridChange w:id="0">
          <w:tblGrid>
            <w:gridCol w:w="5096"/>
            <w:gridCol w:w="111"/>
            <w:gridCol w:w="4868"/>
            <w:gridCol w:w="115"/>
          </w:tblGrid>
        </w:tblGridChange>
      </w:tblGrid>
      <w:tr>
        <w:trPr>
          <w:cantSplit w:val="0"/>
          <w:trHeight w:val="2776"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contracted partners will be involved in the delivery of this project?</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8" w:val="single"/>
            </w:tcBorders>
            <w:shd w:fill="ed0000"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7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Please Note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only add institutions or organisations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ONCE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regardless of how many colleagues are involved in the proposal. For each institution or organisation include details for your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 there who will lead for the partner.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50291</wp:posOffset>
                      </wp:positionH>
                      <wp:positionV relativeFrom="paragraph">
                        <wp:posOffset>1242</wp:posOffset>
                      </wp:positionV>
                      <wp:extent cx="2990850" cy="1682750"/>
                      <wp:effectExtent b="0" l="0" r="0" t="0"/>
                      <wp:wrapNone/>
                      <wp:docPr id="67" name=""/>
                      <a:graphic>
                        <a:graphicData uri="http://schemas.microsoft.com/office/word/2010/wordprocessingGroup">
                          <wpg:wgp>
                            <wpg:cNvGrpSpPr/>
                            <wpg:grpSpPr>
                              <a:xfrm>
                                <a:off x="3850575" y="2938625"/>
                                <a:ext cx="2990850" cy="1682750"/>
                                <a:chOff x="3850575" y="2938625"/>
                                <a:chExt cx="2990850" cy="1682750"/>
                              </a:xfrm>
                            </wpg:grpSpPr>
                            <wpg:grpSp>
                              <wpg:cNvGrpSpPr/>
                              <wpg:grpSpPr>
                                <a:xfrm>
                                  <a:off x="3850575" y="2938625"/>
                                  <a:ext cx="2990850" cy="1682750"/>
                                  <a:chOff x="0" y="0"/>
                                  <a:chExt cx="2990850" cy="1682750"/>
                                </a:xfrm>
                              </wpg:grpSpPr>
                              <wps:wsp>
                                <wps:cNvSpPr/>
                                <wps:cNvPr id="22" name="Shape 22"/>
                                <wps:spPr>
                                  <a:xfrm>
                                    <a:off x="0" y="0"/>
                                    <a:ext cx="2990850" cy="1682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0" y="0"/>
                                    <a:ext cx="2990850" cy="1682750"/>
                                  </a:xfrm>
                                  <a:custGeom>
                                    <a:rect b="b" l="l" r="r" t="t"/>
                                    <a:pathLst>
                                      <a:path extrusionOk="0" h="1682750" w="2990850">
                                        <a:moveTo>
                                          <a:pt x="2990723" y="0"/>
                                        </a:moveTo>
                                        <a:lnTo>
                                          <a:pt x="0" y="0"/>
                                        </a:lnTo>
                                        <a:lnTo>
                                          <a:pt x="0" y="160020"/>
                                        </a:lnTo>
                                        <a:lnTo>
                                          <a:pt x="0" y="321576"/>
                                        </a:lnTo>
                                        <a:lnTo>
                                          <a:pt x="0" y="1682750"/>
                                        </a:lnTo>
                                        <a:lnTo>
                                          <a:pt x="2990723" y="1682750"/>
                                        </a:lnTo>
                                        <a:lnTo>
                                          <a:pt x="2990723" y="160020"/>
                                        </a:lnTo>
                                        <a:lnTo>
                                          <a:pt x="2990723" y="0"/>
                                        </a:lnTo>
                                        <a:close/>
                                      </a:path>
                                    </a:pathLst>
                                  </a:custGeom>
                                  <a:solidFill>
                                    <a:srgbClr val="ED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50291</wp:posOffset>
                      </wp:positionH>
                      <wp:positionV relativeFrom="paragraph">
                        <wp:posOffset>1242</wp:posOffset>
                      </wp:positionV>
                      <wp:extent cx="2990850" cy="1682750"/>
                      <wp:effectExtent b="0" l="0" r="0" t="0"/>
                      <wp:wrapNone/>
                      <wp:docPr id="67" name="image71.png"/>
                      <a:graphic>
                        <a:graphicData uri="http://schemas.openxmlformats.org/drawingml/2006/picture">
                          <pic:pic>
                            <pic:nvPicPr>
                              <pic:cNvPr id="0" name="image71.png"/>
                              <pic:cNvPicPr preferRelativeResize="0"/>
                            </pic:nvPicPr>
                            <pic:blipFill>
                              <a:blip r:embed="rId11"/>
                              <a:srcRect/>
                              <a:stretch>
                                <a:fillRect/>
                              </a:stretch>
                            </pic:blipFill>
                            <pic:spPr>
                              <a:xfrm>
                                <a:off x="0" y="0"/>
                                <a:ext cx="2990850" cy="1682750"/>
                              </a:xfrm>
                              <a:prstGeom prst="rect"/>
                              <a:ln/>
                            </pic:spPr>
                          </pic:pic>
                        </a:graphicData>
                      </a:graphic>
                    </wp:anchor>
                  </w:drawing>
                </mc:Fallback>
              </mc:AlternateConten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7" w:right="11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Remember, for every contracted partner you list you will need to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provide a letter of</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support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headed paper from that institution or organisation.</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3"/>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1"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country is your partner based in?</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68716578"/>
                <w:tag w:val="goog_rdk_1"/>
              </w:sdtPr>
              <w:sdtContent>
                <w:ins w:author="Vanessa Battestin" w:id="0" w:date="2026-06-09T12:05:30Z"/>
                <w:sdt>
                  <w:sdtPr>
                    <w:id w:val="1458537815"/>
                    <w:tag w:val="goog_rdk_2"/>
                  </w:sdtPr>
                  <w:sdtContent>
                    <w:ins w:author="Vanessa Battestin" w:id="0" w:date="2026-06-09T12:05:30Z">
                      <w:r w:rsidDel="00000000" w:rsidR="00000000" w:rsidRPr="00000000">
                        <w:rPr>
                          <w:rFonts w:ascii="Times New Roman" w:cs="Times New Roman" w:eastAsia="Times New Roman" w:hAnsi="Times New Roman"/>
                          <w:rtl w:val="0"/>
                          <w:rPrChange w:author="Vanessa Battestin" w:id="1" w:date="2026-06-09T12:05:30Z">
                            <w:rPr>
                              <w:rFonts w:ascii="Arial" w:cs="Arial" w:eastAsia="Arial" w:hAnsi="Arial"/>
                              <w:b w:val="0"/>
                              <w:bCs w:val="0"/>
                              <w:i w:val="0"/>
                              <w:iCs w:val="0"/>
                              <w:smallCaps w:val="0"/>
                              <w:strike w:val="0"/>
                              <w:color w:val="000000"/>
                              <w:sz w:val="22"/>
                              <w:szCs w:val="22"/>
                              <w:u w:val="none"/>
                              <w:shd w:fill="auto" w:val="clear"/>
                              <w:vertAlign w:val="baseline"/>
                            </w:rPr>
                          </w:rPrChange>
                        </w:rPr>
                        <w:t xml:space="preserve">Brazil</w:t>
                      </w:r>
                    </w:ins>
                  </w:sdtContent>
                </w:sdt>
                <w:ins w:author="Vanessa Battestin" w:id="0" w:date="2026-06-09T12:05:30Z"/>
              </w:sdtContent>
            </w:sdt>
            <w:r w:rsidDel="00000000" w:rsidR="00000000" w:rsidRPr="00000000">
              <w:rPr>
                <w:rtl w:val="0"/>
              </w:rPr>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4"/>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1" w:hRule="atLeast"/>
          <w:tblHeader w:val="0"/>
        </w:trPr>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name of institution or organisation</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870423164"/>
                <w:tag w:val="goog_rdk_4"/>
              </w:sdtPr>
              <w:sdtContent>
                <w:ins w:author="Vanessa Battestin" w:id="2" w:date="2026-06-09T12:05:40Z"/>
                <w:sdt>
                  <w:sdtPr>
                    <w:id w:val="1216551918"/>
                    <w:tag w:val="goog_rdk_5"/>
                  </w:sdtPr>
                  <w:sdtContent>
                    <w:ins w:author="Vanessa Battestin" w:id="2" w:date="2026-06-09T12:05:40Z">
                      <w:r w:rsidDel="00000000" w:rsidR="00000000" w:rsidRPr="00000000">
                        <w:rPr>
                          <w:rFonts w:ascii="Times New Roman" w:cs="Times New Roman" w:eastAsia="Times New Roman" w:hAnsi="Times New Roman"/>
                          <w:rtl w:val="0"/>
                          <w:rPrChange w:author="Vanessa Battestin" w:id="3" w:date="2026-06-09T12:05:40Z">
                            <w:rPr>
                              <w:rFonts w:ascii="Arial" w:cs="Arial" w:eastAsia="Arial" w:hAnsi="Arial"/>
                              <w:b w:val="0"/>
                              <w:bCs w:val="0"/>
                              <w:i w:val="0"/>
                              <w:iCs w:val="0"/>
                              <w:smallCaps w:val="0"/>
                              <w:strike w:val="0"/>
                              <w:color w:val="000000"/>
                              <w:sz w:val="22"/>
                              <w:szCs w:val="22"/>
                              <w:u w:val="none"/>
                              <w:shd w:fill="auto" w:val="clear"/>
                              <w:vertAlign w:val="baseline"/>
                            </w:rPr>
                          </w:rPrChange>
                        </w:rPr>
                        <w:t xml:space="preserve">Federal Institute of Espírito Santo (IFES)</w:t>
                      </w:r>
                    </w:ins>
                  </w:sdtContent>
                </w:sdt>
                <w:ins w:author="Vanessa Battestin" w:id="2" w:date="2026-06-09T12:05:40Z"/>
              </w:sdtContent>
            </w:sdt>
            <w:r w:rsidDel="00000000" w:rsidR="00000000" w:rsidRPr="00000000">
              <w:rPr>
                <w:rtl w:val="0"/>
              </w:rPr>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5"/>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4" w:hRule="atLeast"/>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is the institution or organisation categorised</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89190828"/>
                <w:tag w:val="goog_rdk_7"/>
              </w:sdtPr>
              <w:sdtContent>
                <w:ins w:author="Vanessa Battestin" w:id="4" w:date="2026-06-09T12:05:56Z"/>
                <w:sdt>
                  <w:sdtPr>
                    <w:id w:val="2105137447"/>
                    <w:tag w:val="goog_rdk_8"/>
                  </w:sdtPr>
                  <w:sdtContent>
                    <w:ins w:author="Vanessa Battestin" w:id="4" w:date="2026-06-09T12:05:56Z">
                      <w:r w:rsidDel="00000000" w:rsidR="00000000" w:rsidRPr="00000000">
                        <w:rPr>
                          <w:rFonts w:ascii="Times New Roman" w:cs="Times New Roman" w:eastAsia="Times New Roman" w:hAnsi="Times New Roman"/>
                          <w:rtl w:val="0"/>
                          <w:rPrChange w:author="Vanessa Battestin" w:id="5" w:date="2026-06-09T12:05:56Z">
                            <w:rPr>
                              <w:rFonts w:ascii="Arial" w:cs="Arial" w:eastAsia="Arial" w:hAnsi="Arial"/>
                              <w:b w:val="0"/>
                              <w:bCs w:val="0"/>
                              <w:i w:val="0"/>
                              <w:iCs w:val="0"/>
                              <w:smallCaps w:val="0"/>
                              <w:strike w:val="0"/>
                              <w:color w:val="000000"/>
                              <w:sz w:val="22"/>
                              <w:szCs w:val="22"/>
                              <w:u w:val="none"/>
                              <w:shd w:fill="auto" w:val="clear"/>
                              <w:vertAlign w:val="baseline"/>
                            </w:rPr>
                          </w:rPrChange>
                        </w:rPr>
                        <w:t xml:space="preserve">Institution of higher, primary and professional education</w:t>
                      </w:r>
                    </w:ins>
                  </w:sdtContent>
                </w:sdt>
                <w:ins w:author="Vanessa Battestin" w:id="4" w:date="2026-06-09T12:05:56Z"/>
              </w:sdtContent>
            </w:sdt>
            <w:r w:rsidDel="00000000" w:rsidR="00000000" w:rsidRPr="00000000">
              <w:rPr>
                <w:rtl w:val="0"/>
              </w:rPr>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6"/>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3" w:hRule="atLeast"/>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the lead</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877572791"/>
                <w:tag w:val="goog_rdk_10"/>
              </w:sdtPr>
              <w:sdtContent>
                <w:ins w:author="Vanessa Battestin" w:id="6" w:date="2026-06-09T12:06:05Z"/>
                <w:sdt>
                  <w:sdtPr>
                    <w:id w:val="-969503453"/>
                    <w:tag w:val="goog_rdk_11"/>
                  </w:sdtPr>
                  <w:sdtContent>
                    <w:ins w:author="Vanessa Battestin" w:id="6" w:date="2026-06-09T12:06:05Z">
                      <w:r w:rsidDel="00000000" w:rsidR="00000000" w:rsidRPr="00000000">
                        <w:rPr>
                          <w:rFonts w:ascii="Times New Roman" w:cs="Times New Roman" w:eastAsia="Times New Roman" w:hAnsi="Times New Roman"/>
                          <w:rtl w:val="0"/>
                          <w:rPrChange w:author="Vanessa Battestin" w:id="7" w:date="2026-06-09T12:06:05Z">
                            <w:rPr>
                              <w:rFonts w:ascii="Arial" w:cs="Arial" w:eastAsia="Arial" w:hAnsi="Arial"/>
                              <w:b w:val="0"/>
                              <w:bCs w:val="0"/>
                              <w:i w:val="0"/>
                              <w:iCs w:val="0"/>
                              <w:smallCaps w:val="0"/>
                              <w:strike w:val="0"/>
                              <w:color w:val="000000"/>
                              <w:sz w:val="22"/>
                              <w:szCs w:val="22"/>
                              <w:u w:val="none"/>
                              <w:shd w:fill="auto" w:val="clear"/>
                              <w:vertAlign w:val="baseline"/>
                            </w:rPr>
                          </w:rPrChange>
                        </w:rPr>
                        <w:t xml:space="preserve">Vanessa Battestin</w:t>
                      </w:r>
                    </w:ins>
                  </w:sdtContent>
                </w:sdt>
                <w:ins w:author="Vanessa Battestin" w:id="6" w:date="2026-06-09T12:06:05Z"/>
              </w:sdtContent>
            </w:sdt>
            <w:r w:rsidDel="00000000" w:rsidR="00000000" w:rsidRPr="00000000">
              <w:rPr>
                <w:rtl w:val="0"/>
              </w:rPr>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7"/>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3" w:hRule="atLeast"/>
          <w:tblHeader w:val="0"/>
        </w:trPr>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title of lead</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205129465"/>
                <w:tag w:val="goog_rdk_13"/>
              </w:sdtPr>
              <w:sdtContent>
                <w:ins w:author="Vanessa Battestin" w:id="8" w:date="2026-06-09T12:06:13Z"/>
                <w:sdt>
                  <w:sdtPr>
                    <w:id w:val="-1122351114"/>
                    <w:tag w:val="goog_rdk_14"/>
                  </w:sdtPr>
                  <w:sdtContent>
                    <w:ins w:author="Vanessa Battestin" w:id="8" w:date="2026-06-09T12:06:13Z">
                      <w:r w:rsidDel="00000000" w:rsidR="00000000" w:rsidRPr="00000000">
                        <w:rPr>
                          <w:rFonts w:ascii="Times New Roman" w:cs="Times New Roman" w:eastAsia="Times New Roman" w:hAnsi="Times New Roman"/>
                          <w:rtl w:val="0"/>
                          <w:rPrChange w:author="Vanessa Battestin" w:id="9" w:date="2026-06-09T12:06:13Z">
                            <w:rPr>
                              <w:rFonts w:ascii="Arial" w:cs="Arial" w:eastAsia="Arial" w:hAnsi="Arial"/>
                              <w:b w:val="0"/>
                              <w:bCs w:val="0"/>
                              <w:i w:val="0"/>
                              <w:iCs w:val="0"/>
                              <w:smallCaps w:val="0"/>
                              <w:strike w:val="0"/>
                              <w:color w:val="000000"/>
                              <w:sz w:val="22"/>
                              <w:szCs w:val="22"/>
                              <w:u w:val="none"/>
                              <w:shd w:fill="auto" w:val="clear"/>
                              <w:vertAlign w:val="baseline"/>
                            </w:rPr>
                          </w:rPrChange>
                        </w:rPr>
                        <w:t xml:space="preserve">Professor</w:t>
                      </w:r>
                    </w:ins>
                  </w:sdtContent>
                </w:sdt>
                <w:ins w:author="Vanessa Battestin" w:id="8" w:date="2026-06-09T12:06:13Z"/>
              </w:sdtContent>
            </w:sdt>
            <w:r w:rsidDel="00000000" w:rsidR="00000000" w:rsidRPr="00000000">
              <w:rPr>
                <w:rtl w:val="0"/>
              </w:rPr>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8"/>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880" w:hRule="atLeast"/>
          <w:tblHeader w:val="0"/>
        </w:trPr>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Institutional email address</w:t>
            </w:r>
          </w:p>
        </w:tc>
        <w:tc>
          <w:tcPr>
            <w:shd w:fill="f4f4f4" w:val="clear"/>
          </w:tcPr>
          <w:sdt>
            <w:sdtPr>
              <w:id w:val="2145725184"/>
              <w:tag w:val="goog_rdk_16"/>
            </w:sdtPr>
            <w:sdtContent>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ins w:author="Vanessa Battestin" w:id="10" w:date="2026-06-09T12:06:30Z"/>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When possible try to avoid using generic non-work related personal email addresses such as Gmail, Outlook, Yahoo etc.</w:t>
                </w:r>
                <w:sdt>
                  <w:sdtPr>
                    <w:id w:val="1064245627"/>
                    <w:tag w:val="goog_rdk_15"/>
                  </w:sdtPr>
                  <w:sdtContent>
                    <w:ins w:author="Vanessa Battestin" w:id="10" w:date="2026-06-09T12:06:30Z">
                      <w:r w:rsidDel="00000000" w:rsidR="00000000" w:rsidRPr="00000000">
                        <w:rPr>
                          <w:rtl w:val="0"/>
                        </w:rPr>
                      </w:r>
                    </w:ins>
                  </w:sdtContent>
                </w:sdt>
              </w:p>
            </w:sdtContent>
          </w:sdt>
          <w:sdt>
            <w:sdtPr>
              <w:id w:val="593662013"/>
              <w:tag w:val="goog_rdk_19"/>
            </w:sdtPr>
            <w:sdtContent>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ins w:author="Vanessa Battestin" w:id="10" w:date="2026-06-09T12:06:30Z"/>
                    <w:i w:val="1"/>
                    <w:iCs w:val="1"/>
                    <w:rPrChange w:author="Vanessa Battestin" w:id="11" w:date="2026-06-09T12:06:30Z">
                      <w:rPr>
                        <w:rFonts w:ascii="Arial" w:cs="Arial" w:eastAsia="Arial" w:hAnsi="Arial"/>
                        <w:b w:val="0"/>
                        <w:bCs w:val="0"/>
                        <w:i w:val="1"/>
                        <w:iCs w:val="1"/>
                        <w:smallCaps w:val="0"/>
                        <w:strike w:val="0"/>
                        <w:color w:val="000000"/>
                        <w:sz w:val="22"/>
                        <w:szCs w:val="22"/>
                        <w:u w:val="none"/>
                        <w:shd w:fill="auto" w:val="clear"/>
                        <w:vertAlign w:val="baseline"/>
                      </w:rPr>
                    </w:rPrChange>
                  </w:rPr>
                </w:pPr>
                <w:sdt>
                  <w:sdtPr>
                    <w:id w:val="1174128380"/>
                    <w:tag w:val="goog_rdk_17"/>
                  </w:sdtPr>
                  <w:sdtContent>
                    <w:ins w:author="Vanessa Battestin" w:id="10" w:date="2026-06-09T12:06:30Z"/>
                    <w:sdt>
                      <w:sdtPr>
                        <w:id w:val="-622840808"/>
                        <w:tag w:val="goog_rdk_18"/>
                      </w:sdtPr>
                      <w:sdtContent>
                        <w:ins w:author="Vanessa Battestin" w:id="10" w:date="2026-06-09T12:06:30Z">
                          <w:r w:rsidDel="00000000" w:rsidR="00000000" w:rsidRPr="00000000">
                            <w:rPr>
                              <w:rtl w:val="0"/>
                            </w:rPr>
                          </w:r>
                        </w:ins>
                      </w:sdtContent>
                    </w:sdt>
                    <w:ins w:author="Vanessa Battestin" w:id="10" w:date="2026-06-09T12:06:30Z"/>
                  </w:sdtContent>
                </w:sdt>
              </w:p>
            </w:sdtContent>
          </w:sdt>
          <w:sdt>
            <w:sdtPr>
              <w:id w:val="2143309516"/>
              <w:tag w:val="goog_rdk_23"/>
            </w:sdtPr>
            <w:sdtContent>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i w:val="1"/>
                    <w:iCs w:val="1"/>
                    <w:rPrChange w:author="Vanessa Battestin" w:id="11" w:date="2026-06-09T12:06:30Z">
                      <w:rPr>
                        <w:rFonts w:ascii="Arial" w:cs="Arial" w:eastAsia="Arial" w:hAnsi="Arial"/>
                        <w:b w:val="0"/>
                        <w:bCs w:val="0"/>
                        <w:i w:val="1"/>
                        <w:iCs w:val="1"/>
                        <w:smallCaps w:val="0"/>
                        <w:strike w:val="0"/>
                        <w:color w:val="000000"/>
                        <w:sz w:val="22"/>
                        <w:szCs w:val="22"/>
                        <w:u w:val="none"/>
                        <w:shd w:fill="auto" w:val="clear"/>
                        <w:vertAlign w:val="baseline"/>
                      </w:rPr>
                    </w:rPrChange>
                  </w:rPr>
                </w:pPr>
                <w:sdt>
                  <w:sdtPr>
                    <w:id w:val="1940288980"/>
                    <w:tag w:val="goog_rdk_20"/>
                  </w:sdtPr>
                  <w:sdtContent>
                    <w:ins w:author="Vanessa Battestin" w:id="10" w:date="2026-06-09T12:06:30Z"/>
                    <w:sdt>
                      <w:sdtPr>
                        <w:id w:val="-992416030"/>
                        <w:tag w:val="goog_rdk_21"/>
                      </w:sdtPr>
                      <w:sdtContent>
                        <w:ins w:author="Vanessa Battestin" w:id="10" w:date="2026-06-09T12:06:30Z">
                          <w:r w:rsidDel="00000000" w:rsidR="00000000" w:rsidRPr="00000000">
                            <w:rPr>
                              <w:i w:val="1"/>
                              <w:iCs w:val="1"/>
                              <w:rtl w:val="0"/>
                              <w:rPrChange w:author="Vanessa Battestin" w:id="11" w:date="2026-06-09T12:06:30Z">
                                <w:rPr>
                                  <w:rFonts w:ascii="Arial" w:cs="Arial" w:eastAsia="Arial" w:hAnsi="Arial"/>
                                  <w:b w:val="0"/>
                                  <w:bCs w:val="0"/>
                                  <w:i w:val="1"/>
                                  <w:iCs w:val="1"/>
                                  <w:smallCaps w:val="0"/>
                                  <w:strike w:val="0"/>
                                  <w:color w:val="000000"/>
                                  <w:sz w:val="22"/>
                                  <w:szCs w:val="22"/>
                                  <w:u w:val="none"/>
                                  <w:shd w:fill="auto" w:val="clear"/>
                                  <w:vertAlign w:val="baseline"/>
                                </w:rPr>
                              </w:rPrChange>
                            </w:rPr>
                            <w:t xml:space="preserve">vanessa@ifes.edu.br</w:t>
                          </w:r>
                        </w:ins>
                      </w:sdtContent>
                    </w:sdt>
                    <w:ins w:author="Vanessa Battestin" w:id="10" w:date="2026-06-09T12:06:30Z"/>
                  </w:sdtContent>
                </w:sdt>
                <w:sdt>
                  <w:sdtPr>
                    <w:id w:val="872021422"/>
                    <w:tag w:val="goog_rdk_22"/>
                  </w:sdtPr>
                  <w:sdtContent>
                    <w:r w:rsidDel="00000000" w:rsidR="00000000" w:rsidRPr="00000000">
                      <w:rPr>
                        <w:rtl w:val="0"/>
                      </w:rPr>
                    </w:r>
                  </w:sdtContent>
                </w:sdt>
              </w:p>
            </w:sdtContent>
          </w:sdt>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9"/>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4" w:hRule="atLeast"/>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 profile (optional)</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261969310"/>
                <w:tag w:val="goog_rdk_25"/>
              </w:sdtPr>
              <w:sdtContent>
                <w:ins w:author="Vanessa Battestin" w:id="12" w:date="2026-06-09T12:06:41Z"/>
                <w:sdt>
                  <w:sdtPr>
                    <w:id w:val="1468787749"/>
                    <w:tag w:val="goog_rdk_26"/>
                  </w:sdtPr>
                  <w:sdtContent>
                    <w:ins w:author="Vanessa Battestin" w:id="12" w:date="2026-06-09T12:06:41Z">
                      <w:r w:rsidDel="00000000" w:rsidR="00000000" w:rsidRPr="00000000">
                        <w:rPr>
                          <w:rFonts w:ascii="Times New Roman" w:cs="Times New Roman" w:eastAsia="Times New Roman" w:hAnsi="Times New Roman"/>
                          <w:rtl w:val="0"/>
                          <w:rPrChange w:author="Vanessa Battestin" w:id="13" w:date="2026-06-09T12:06:41Z">
                            <w:rPr>
                              <w:rFonts w:ascii="Arial" w:cs="Arial" w:eastAsia="Arial" w:hAnsi="Arial"/>
                              <w:b w:val="0"/>
                              <w:bCs w:val="0"/>
                              <w:i w:val="0"/>
                              <w:iCs w:val="0"/>
                              <w:smallCaps w:val="0"/>
                              <w:strike w:val="0"/>
                              <w:color w:val="000000"/>
                              <w:sz w:val="22"/>
                              <w:szCs w:val="22"/>
                              <w:u w:val="none"/>
                              <w:shd w:fill="auto" w:val="clear"/>
                              <w:vertAlign w:val="baseline"/>
                            </w:rPr>
                          </w:rPrChange>
                        </w:rPr>
                        <w:t xml:space="preserve">https://www.linkedin.com/in/vanessa-battestin-b5a23a14/ </w:t>
                      </w:r>
                    </w:ins>
                  </w:sdtContent>
                </w:sdt>
                <w:ins w:author="Vanessa Battestin" w:id="12" w:date="2026-06-09T12:06:41Z"/>
              </w:sdtContent>
            </w:sdt>
            <w:r w:rsidDel="00000000" w:rsidR="00000000" w:rsidRPr="00000000">
              <w:rPr>
                <w:rtl w:val="0"/>
              </w:rPr>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0"/>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132" w:hRule="atLeast"/>
          <w:tblHeader w:val="0"/>
        </w:trPr>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would they describe their sex/gender identity?</w:t>
            </w:r>
          </w:p>
        </w:tc>
        <w:tc>
          <w:tcPr>
            <w:shd w:fill="f4f4f4" w:val="clear"/>
          </w:tcPr>
          <w:sdt>
            <w:sdtPr>
              <w:id w:val="889873182"/>
              <w:tag w:val="goog_rdk_28"/>
            </w:sdtPr>
            <w:sdtContent>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ins w:author="Vanessa Battestin" w:id="14" w:date="2026-06-09T12:06:50Z"/>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Please check with them if you are completing this question on their behalf or alternatively use the "Collaborator" function to allow them to complete this section themselves.</w:t>
                </w:r>
                <w:sdt>
                  <w:sdtPr>
                    <w:id w:val="1357968267"/>
                    <w:tag w:val="goog_rdk_27"/>
                  </w:sdtPr>
                  <w:sdtContent>
                    <w:ins w:author="Vanessa Battestin" w:id="14" w:date="2026-06-09T12:06:50Z">
                      <w:r w:rsidDel="00000000" w:rsidR="00000000" w:rsidRPr="00000000">
                        <w:rPr>
                          <w:rtl w:val="0"/>
                        </w:rPr>
                      </w:r>
                    </w:ins>
                  </w:sdtContent>
                </w:sdt>
              </w:p>
            </w:sdtContent>
          </w:sdt>
          <w:sdt>
            <w:sdtPr>
              <w:id w:val="-1028150519"/>
              <w:tag w:val="goog_rdk_31"/>
            </w:sdtPr>
            <w:sdtContent>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ins w:author="Vanessa Battestin" w:id="14" w:date="2026-06-09T12:06:50Z"/>
                    <w:i w:val="1"/>
                    <w:iCs w:val="1"/>
                    <w:rPrChange w:author="Vanessa Battestin" w:id="15" w:date="2026-06-09T12:06:50Z">
                      <w:rPr>
                        <w:rFonts w:ascii="Arial" w:cs="Arial" w:eastAsia="Arial" w:hAnsi="Arial"/>
                        <w:b w:val="0"/>
                        <w:bCs w:val="0"/>
                        <w:i w:val="1"/>
                        <w:iCs w:val="1"/>
                        <w:smallCaps w:val="0"/>
                        <w:strike w:val="0"/>
                        <w:color w:val="000000"/>
                        <w:sz w:val="22"/>
                        <w:szCs w:val="22"/>
                        <w:u w:val="none"/>
                        <w:shd w:fill="auto" w:val="clear"/>
                        <w:vertAlign w:val="baseline"/>
                      </w:rPr>
                    </w:rPrChange>
                  </w:rPr>
                </w:pPr>
                <w:sdt>
                  <w:sdtPr>
                    <w:id w:val="251289138"/>
                    <w:tag w:val="goog_rdk_29"/>
                  </w:sdtPr>
                  <w:sdtContent>
                    <w:ins w:author="Vanessa Battestin" w:id="14" w:date="2026-06-09T12:06:50Z"/>
                    <w:sdt>
                      <w:sdtPr>
                        <w:id w:val="-1887893869"/>
                        <w:tag w:val="goog_rdk_30"/>
                      </w:sdtPr>
                      <w:sdtContent>
                        <w:ins w:author="Vanessa Battestin" w:id="14" w:date="2026-06-09T12:06:50Z">
                          <w:r w:rsidDel="00000000" w:rsidR="00000000" w:rsidRPr="00000000">
                            <w:rPr>
                              <w:rtl w:val="0"/>
                            </w:rPr>
                          </w:r>
                        </w:ins>
                      </w:sdtContent>
                    </w:sdt>
                    <w:ins w:author="Vanessa Battestin" w:id="14" w:date="2026-06-09T12:06:50Z"/>
                  </w:sdtContent>
                </w:sdt>
              </w:p>
            </w:sdtContent>
          </w:sdt>
          <w:sdt>
            <w:sdtPr>
              <w:id w:val="1663197402"/>
              <w:tag w:val="goog_rdk_35"/>
            </w:sdtPr>
            <w:sdtContent>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i w:val="1"/>
                    <w:iCs w:val="1"/>
                    <w:rPrChange w:author="Vanessa Battestin" w:id="15" w:date="2026-06-09T12:06:50Z">
                      <w:rPr>
                        <w:rFonts w:ascii="Arial" w:cs="Arial" w:eastAsia="Arial" w:hAnsi="Arial"/>
                        <w:b w:val="0"/>
                        <w:bCs w:val="0"/>
                        <w:i w:val="1"/>
                        <w:iCs w:val="1"/>
                        <w:smallCaps w:val="0"/>
                        <w:strike w:val="0"/>
                        <w:color w:val="000000"/>
                        <w:sz w:val="22"/>
                        <w:szCs w:val="22"/>
                        <w:u w:val="none"/>
                        <w:shd w:fill="auto" w:val="clear"/>
                        <w:vertAlign w:val="baseline"/>
                      </w:rPr>
                    </w:rPrChange>
                  </w:rPr>
                </w:pPr>
                <w:sdt>
                  <w:sdtPr>
                    <w:id w:val="-47550484"/>
                    <w:tag w:val="goog_rdk_32"/>
                  </w:sdtPr>
                  <w:sdtContent>
                    <w:ins w:author="Vanessa Battestin" w:id="14" w:date="2026-06-09T12:06:50Z"/>
                    <w:sdt>
                      <w:sdtPr>
                        <w:id w:val="-1307237282"/>
                        <w:tag w:val="goog_rdk_33"/>
                      </w:sdtPr>
                      <w:sdtContent>
                        <w:ins w:author="Vanessa Battestin" w:id="14" w:date="2026-06-09T12:06:50Z">
                          <w:r w:rsidDel="00000000" w:rsidR="00000000" w:rsidRPr="00000000">
                            <w:rPr>
                              <w:i w:val="1"/>
                              <w:iCs w:val="1"/>
                              <w:rtl w:val="0"/>
                              <w:rPrChange w:author="Vanessa Battestin" w:id="15" w:date="2026-06-09T12:06:50Z">
                                <w:rPr>
                                  <w:rFonts w:ascii="Arial" w:cs="Arial" w:eastAsia="Arial" w:hAnsi="Arial"/>
                                  <w:b w:val="0"/>
                                  <w:bCs w:val="0"/>
                                  <w:i w:val="1"/>
                                  <w:iCs w:val="1"/>
                                  <w:smallCaps w:val="0"/>
                                  <w:strike w:val="0"/>
                                  <w:color w:val="000000"/>
                                  <w:sz w:val="22"/>
                                  <w:szCs w:val="22"/>
                                  <w:u w:val="none"/>
                                  <w:shd w:fill="auto" w:val="clear"/>
                                  <w:vertAlign w:val="baseline"/>
                                </w:rPr>
                              </w:rPrChange>
                            </w:rPr>
                            <w:t xml:space="preserve">Female</w:t>
                          </w:r>
                        </w:ins>
                      </w:sdtContent>
                    </w:sdt>
                    <w:ins w:author="Vanessa Battestin" w:id="14" w:date="2026-06-09T12:06:50Z"/>
                  </w:sdtContent>
                </w:sdt>
                <w:sdt>
                  <w:sdtPr>
                    <w:id w:val="-613779237"/>
                    <w:tag w:val="goog_rdk_34"/>
                  </w:sdtPr>
                  <w:sdtContent>
                    <w:r w:rsidDel="00000000" w:rsidR="00000000" w:rsidRPr="00000000">
                      <w:rPr>
                        <w:rtl w:val="0"/>
                      </w:rPr>
                    </w:r>
                  </w:sdtContent>
                </w:sdt>
              </w:p>
            </w:sdtContent>
          </w:sdt>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1"/>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597" w:hRule="atLeast"/>
          <w:tblHeader w:val="0"/>
        </w:trPr>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Disability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13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convention on Rights of Disabled people states persons with disabilities include those who have long -term physical, mental, intellectual or sensory impairments with barriers may hinder their full and effective participation in society on and equal basis with others.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they describe themselves as having a disability as defined above?</w:t>
            </w:r>
          </w:p>
          <w:p w:rsidR="00000000" w:rsidDel="00000000" w:rsidP="00000000" w:rsidRDefault="00000000" w:rsidRPr="00000000" w14:paraId="000000F9">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827"/>
              </w:tabs>
              <w:spacing w:after="0" w:before="121" w:line="261.99999999999994"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FA">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827"/>
              </w:tabs>
              <w:spacing w:after="0" w:before="0" w:line="254"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0FB">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827"/>
              </w:tabs>
              <w:spacing w:after="0" w:before="0" w:line="265"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 not to say</w:t>
            </w:r>
          </w:p>
        </w:tc>
        <w:tc>
          <w:tcPr>
            <w:shd w:fill="f4f4f4" w:val="clear"/>
          </w:tcPr>
          <w:sdt>
            <w:sdtPr>
              <w:id w:val="-728899308"/>
              <w:tag w:val="goog_rdk_37"/>
            </w:sdtPr>
            <w:sdtContent>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ins w:author="Vanessa Battestin" w:id="16" w:date="2026-06-09T12:06:56Z"/>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Please check with them if you are completing this question on their behalf or alternatively use the "Collaborator" function to allow them to complete this section themselves.</w:t>
                </w:r>
                <w:sdt>
                  <w:sdtPr>
                    <w:id w:val="1801342717"/>
                    <w:tag w:val="goog_rdk_36"/>
                  </w:sdtPr>
                  <w:sdtContent>
                    <w:ins w:author="Vanessa Battestin" w:id="16" w:date="2026-06-09T12:06:56Z">
                      <w:r w:rsidDel="00000000" w:rsidR="00000000" w:rsidRPr="00000000">
                        <w:rPr>
                          <w:rtl w:val="0"/>
                        </w:rPr>
                      </w:r>
                    </w:ins>
                  </w:sdtContent>
                </w:sdt>
              </w:p>
            </w:sdtContent>
          </w:sdt>
          <w:sdt>
            <w:sdtPr>
              <w:id w:val="-36213566"/>
              <w:tag w:val="goog_rdk_40"/>
            </w:sdtPr>
            <w:sdtContent>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ins w:author="Vanessa Battestin" w:id="16" w:date="2026-06-09T12:06:56Z"/>
                    <w:i w:val="1"/>
                    <w:iCs w:val="1"/>
                    <w:rPrChange w:author="Vanessa Battestin" w:id="17" w:date="2026-06-09T12:06:56Z">
                      <w:rPr>
                        <w:rFonts w:ascii="Arial" w:cs="Arial" w:eastAsia="Arial" w:hAnsi="Arial"/>
                        <w:b w:val="0"/>
                        <w:bCs w:val="0"/>
                        <w:i w:val="1"/>
                        <w:iCs w:val="1"/>
                        <w:smallCaps w:val="0"/>
                        <w:strike w:val="0"/>
                        <w:color w:val="000000"/>
                        <w:sz w:val="22"/>
                        <w:szCs w:val="22"/>
                        <w:u w:val="none"/>
                        <w:shd w:fill="auto" w:val="clear"/>
                        <w:vertAlign w:val="baseline"/>
                      </w:rPr>
                    </w:rPrChange>
                  </w:rPr>
                </w:pPr>
                <w:sdt>
                  <w:sdtPr>
                    <w:id w:val="-1806035860"/>
                    <w:tag w:val="goog_rdk_38"/>
                  </w:sdtPr>
                  <w:sdtContent>
                    <w:ins w:author="Vanessa Battestin" w:id="16" w:date="2026-06-09T12:06:56Z"/>
                    <w:sdt>
                      <w:sdtPr>
                        <w:id w:val="-1654350416"/>
                        <w:tag w:val="goog_rdk_39"/>
                      </w:sdtPr>
                      <w:sdtContent>
                        <w:ins w:author="Vanessa Battestin" w:id="16" w:date="2026-06-09T12:06:56Z">
                          <w:r w:rsidDel="00000000" w:rsidR="00000000" w:rsidRPr="00000000">
                            <w:rPr>
                              <w:rtl w:val="0"/>
                            </w:rPr>
                          </w:r>
                        </w:ins>
                      </w:sdtContent>
                    </w:sdt>
                    <w:ins w:author="Vanessa Battestin" w:id="16" w:date="2026-06-09T12:06:56Z"/>
                  </w:sdtContent>
                </w:sdt>
              </w:p>
            </w:sdtContent>
          </w:sdt>
          <w:sdt>
            <w:sdtPr>
              <w:id w:val="-809739472"/>
              <w:tag w:val="goog_rdk_44"/>
            </w:sdtPr>
            <w:sdtContent>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i w:val="1"/>
                    <w:iCs w:val="1"/>
                    <w:rPrChange w:author="Vanessa Battestin" w:id="17" w:date="2026-06-09T12:06:56Z">
                      <w:rPr>
                        <w:rFonts w:ascii="Arial" w:cs="Arial" w:eastAsia="Arial" w:hAnsi="Arial"/>
                        <w:b w:val="0"/>
                        <w:bCs w:val="0"/>
                        <w:i w:val="1"/>
                        <w:iCs w:val="1"/>
                        <w:smallCaps w:val="0"/>
                        <w:strike w:val="0"/>
                        <w:color w:val="000000"/>
                        <w:sz w:val="22"/>
                        <w:szCs w:val="22"/>
                        <w:u w:val="none"/>
                        <w:shd w:fill="auto" w:val="clear"/>
                        <w:vertAlign w:val="baseline"/>
                      </w:rPr>
                    </w:rPrChange>
                  </w:rPr>
                </w:pPr>
                <w:sdt>
                  <w:sdtPr>
                    <w:id w:val="-658260635"/>
                    <w:tag w:val="goog_rdk_41"/>
                  </w:sdtPr>
                  <w:sdtContent>
                    <w:ins w:author="Vanessa Battestin" w:id="16" w:date="2026-06-09T12:06:56Z"/>
                    <w:sdt>
                      <w:sdtPr>
                        <w:id w:val="564128235"/>
                        <w:tag w:val="goog_rdk_42"/>
                      </w:sdtPr>
                      <w:sdtContent>
                        <w:ins w:author="Vanessa Battestin" w:id="16" w:date="2026-06-09T12:06:56Z">
                          <w:r w:rsidDel="00000000" w:rsidR="00000000" w:rsidRPr="00000000">
                            <w:rPr>
                              <w:i w:val="1"/>
                              <w:iCs w:val="1"/>
                              <w:rtl w:val="0"/>
                              <w:rPrChange w:author="Vanessa Battestin" w:id="17" w:date="2026-06-09T12:06:56Z">
                                <w:rPr>
                                  <w:rFonts w:ascii="Arial" w:cs="Arial" w:eastAsia="Arial" w:hAnsi="Arial"/>
                                  <w:b w:val="0"/>
                                  <w:bCs w:val="0"/>
                                  <w:i w:val="1"/>
                                  <w:iCs w:val="1"/>
                                  <w:smallCaps w:val="0"/>
                                  <w:strike w:val="0"/>
                                  <w:color w:val="000000"/>
                                  <w:sz w:val="22"/>
                                  <w:szCs w:val="22"/>
                                  <w:u w:val="none"/>
                                  <w:shd w:fill="auto" w:val="clear"/>
                                  <w:vertAlign w:val="baseline"/>
                                </w:rPr>
                              </w:rPrChange>
                            </w:rPr>
                            <w:t xml:space="preserve">No</w:t>
                          </w:r>
                        </w:ins>
                      </w:sdtContent>
                    </w:sdt>
                    <w:ins w:author="Vanessa Battestin" w:id="16" w:date="2026-06-09T12:06:56Z"/>
                  </w:sdtContent>
                </w:sdt>
                <w:sdt>
                  <w:sdtPr>
                    <w:id w:val="-1755263156"/>
                    <w:tag w:val="goog_rdk_43"/>
                  </w:sdtPr>
                  <w:sdtContent>
                    <w:r w:rsidDel="00000000" w:rsidR="00000000" w:rsidRPr="00000000">
                      <w:rPr>
                        <w:rtl w:val="0"/>
                      </w:rPr>
                    </w:r>
                  </w:sdtContent>
                </w:sdt>
              </w:p>
            </w:sdtContent>
          </w:sdt>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2"/>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224" w:hRule="atLeast"/>
          <w:tblHeader w:val="0"/>
        </w:trPr>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lead, or any of the project team based at the partner institution, require any access adjustments or have any additional support or learning needs you would like to inform us of?</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7"/>
              </w:tabs>
              <w:spacing w:after="0" w:before="0" w:line="263.00000000000006"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03">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7"/>
              </w:tabs>
              <w:spacing w:after="0" w:before="0" w:line="254"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104">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7"/>
              </w:tabs>
              <w:spacing w:after="0" w:before="0" w:line="263.00000000000006"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 not to say</w:t>
            </w:r>
          </w:p>
        </w:tc>
        <w:tc>
          <w:tcPr>
            <w:shd w:fill="f1f1f1" w:val="clear"/>
          </w:tcPr>
          <w:sdt>
            <w:sdtPr>
              <w:id w:val="-1245075844"/>
              <w:tag w:val="goog_rdk_46"/>
            </w:sdtPr>
            <w:sdtContent>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68" w:firstLine="0"/>
                  <w:jc w:val="left"/>
                  <w:rPr>
                    <w:ins w:author="Vanessa Battestin" w:id="18" w:date="2026-06-09T12:07:04Z"/>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should cover the entire lifetime of the project including the project delivery, project activities and project reporting phases.</w:t>
                </w:r>
                <w:sdt>
                  <w:sdtPr>
                    <w:id w:val="601459581"/>
                    <w:tag w:val="goog_rdk_45"/>
                  </w:sdtPr>
                  <w:sdtContent>
                    <w:ins w:author="Vanessa Battestin" w:id="18" w:date="2026-06-09T12:07:04Z">
                      <w:r w:rsidDel="00000000" w:rsidR="00000000" w:rsidRPr="00000000">
                        <w:rPr>
                          <w:rtl w:val="0"/>
                        </w:rPr>
                      </w:r>
                    </w:ins>
                  </w:sdtContent>
                </w:sdt>
              </w:p>
            </w:sdtContent>
          </w:sdt>
          <w:sdt>
            <w:sdtPr>
              <w:id w:val="1676116549"/>
              <w:tag w:val="goog_rdk_49"/>
            </w:sdtPr>
            <w:sdtContent>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68" w:firstLine="0"/>
                  <w:jc w:val="left"/>
                  <w:rPr>
                    <w:ins w:author="Vanessa Battestin" w:id="18" w:date="2026-06-09T12:07:04Z"/>
                    <w:i w:val="1"/>
                    <w:iCs w:val="1"/>
                    <w:rPrChange w:author="Vanessa Battestin" w:id="19" w:date="2026-06-09T12:07:04Z">
                      <w:rPr>
                        <w:rFonts w:ascii="Arial" w:cs="Arial" w:eastAsia="Arial" w:hAnsi="Arial"/>
                        <w:b w:val="0"/>
                        <w:bCs w:val="0"/>
                        <w:i w:val="1"/>
                        <w:iCs w:val="1"/>
                        <w:smallCaps w:val="0"/>
                        <w:strike w:val="0"/>
                        <w:color w:val="000000"/>
                        <w:sz w:val="22"/>
                        <w:szCs w:val="22"/>
                        <w:u w:val="none"/>
                        <w:shd w:fill="auto" w:val="clear"/>
                        <w:vertAlign w:val="baseline"/>
                      </w:rPr>
                    </w:rPrChange>
                  </w:rPr>
                </w:pPr>
                <w:sdt>
                  <w:sdtPr>
                    <w:id w:val="1446576735"/>
                    <w:tag w:val="goog_rdk_47"/>
                  </w:sdtPr>
                  <w:sdtContent>
                    <w:ins w:author="Vanessa Battestin" w:id="18" w:date="2026-06-09T12:07:04Z"/>
                    <w:sdt>
                      <w:sdtPr>
                        <w:id w:val="-1545320684"/>
                        <w:tag w:val="goog_rdk_48"/>
                      </w:sdtPr>
                      <w:sdtContent>
                        <w:ins w:author="Vanessa Battestin" w:id="18" w:date="2026-06-09T12:07:04Z">
                          <w:r w:rsidDel="00000000" w:rsidR="00000000" w:rsidRPr="00000000">
                            <w:rPr>
                              <w:rtl w:val="0"/>
                            </w:rPr>
                          </w:r>
                        </w:ins>
                      </w:sdtContent>
                    </w:sdt>
                    <w:ins w:author="Vanessa Battestin" w:id="18" w:date="2026-06-09T12:07:04Z"/>
                  </w:sdtContent>
                </w:sdt>
              </w:p>
            </w:sdtContent>
          </w:sdt>
          <w:sdt>
            <w:sdtPr>
              <w:id w:val="-1304232844"/>
              <w:tag w:val="goog_rdk_53"/>
            </w:sdtPr>
            <w:sdtContent>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68" w:firstLine="0"/>
                  <w:jc w:val="left"/>
                  <w:rPr>
                    <w:i w:val="1"/>
                    <w:iCs w:val="1"/>
                    <w:rPrChange w:author="Vanessa Battestin" w:id="19" w:date="2026-06-09T12:07:04Z">
                      <w:rPr>
                        <w:rFonts w:ascii="Arial" w:cs="Arial" w:eastAsia="Arial" w:hAnsi="Arial"/>
                        <w:b w:val="0"/>
                        <w:bCs w:val="0"/>
                        <w:i w:val="1"/>
                        <w:iCs w:val="1"/>
                        <w:smallCaps w:val="0"/>
                        <w:strike w:val="0"/>
                        <w:color w:val="000000"/>
                        <w:sz w:val="22"/>
                        <w:szCs w:val="22"/>
                        <w:u w:val="none"/>
                        <w:shd w:fill="auto" w:val="clear"/>
                        <w:vertAlign w:val="baseline"/>
                      </w:rPr>
                    </w:rPrChange>
                  </w:rPr>
                </w:pPr>
                <w:sdt>
                  <w:sdtPr>
                    <w:id w:val="1486040001"/>
                    <w:tag w:val="goog_rdk_50"/>
                  </w:sdtPr>
                  <w:sdtContent>
                    <w:ins w:author="Vanessa Battestin" w:id="18" w:date="2026-06-09T12:07:04Z"/>
                    <w:sdt>
                      <w:sdtPr>
                        <w:id w:val="1481654888"/>
                        <w:tag w:val="goog_rdk_51"/>
                      </w:sdtPr>
                      <w:sdtContent>
                        <w:ins w:author="Vanessa Battestin" w:id="18" w:date="2026-06-09T12:07:04Z">
                          <w:r w:rsidDel="00000000" w:rsidR="00000000" w:rsidRPr="00000000">
                            <w:rPr>
                              <w:i w:val="1"/>
                              <w:iCs w:val="1"/>
                              <w:rtl w:val="0"/>
                              <w:rPrChange w:author="Vanessa Battestin" w:id="19" w:date="2026-06-09T12:07:04Z">
                                <w:rPr>
                                  <w:rFonts w:ascii="Arial" w:cs="Arial" w:eastAsia="Arial" w:hAnsi="Arial"/>
                                  <w:b w:val="0"/>
                                  <w:bCs w:val="0"/>
                                  <w:i w:val="1"/>
                                  <w:iCs w:val="1"/>
                                  <w:smallCaps w:val="0"/>
                                  <w:strike w:val="0"/>
                                  <w:color w:val="000000"/>
                                  <w:sz w:val="22"/>
                                  <w:szCs w:val="22"/>
                                  <w:u w:val="none"/>
                                  <w:shd w:fill="auto" w:val="clear"/>
                                  <w:vertAlign w:val="baseline"/>
                                </w:rPr>
                              </w:rPrChange>
                            </w:rPr>
                            <w:t xml:space="preserve">No</w:t>
                          </w:r>
                        </w:ins>
                      </w:sdtContent>
                    </w:sdt>
                    <w:ins w:author="Vanessa Battestin" w:id="18" w:date="2026-06-09T12:07:04Z"/>
                  </w:sdtContent>
                </w:sdt>
                <w:sdt>
                  <w:sdtPr>
                    <w:id w:val="-828748789"/>
                    <w:tag w:val="goog_rdk_52"/>
                  </w:sdtPr>
                  <w:sdtContent>
                    <w:r w:rsidDel="00000000" w:rsidR="00000000" w:rsidRPr="00000000">
                      <w:rPr>
                        <w:rtl w:val="0"/>
                      </w:rPr>
                    </w:r>
                  </w:sdtContent>
                </w:sdt>
              </w:p>
            </w:sdtContent>
          </w:sdt>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22" name=""/>
                <a:graphic>
                  <a:graphicData uri="http://schemas.microsoft.com/office/word/2010/wordprocessingShape">
                    <wps:wsp>
                      <wps:cNvSpPr/>
                      <wps:cNvPr id="26" name="Shape 26"/>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1: Associate Partner(s) Details</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22" name="image23.png"/>
                <a:graphic>
                  <a:graphicData uri="http://schemas.openxmlformats.org/drawingml/2006/picture">
                    <pic:pic>
                      <pic:nvPicPr>
                        <pic:cNvPr id="0" name="image23.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211517</wp:posOffset>
                </wp:positionV>
                <wp:extent cx="6480810" cy="253365"/>
                <wp:effectExtent b="0" l="0" r="0" t="0"/>
                <wp:wrapTopAndBottom distB="0" distT="0"/>
                <wp:docPr id="18" name=""/>
                <a:graphic>
                  <a:graphicData uri="http://schemas.microsoft.com/office/word/2010/wordprocessingShape">
                    <wps:wsp>
                      <wps:cNvSpPr/>
                      <wps:cNvPr id="19" name="Shape 19"/>
                      <wps:spPr>
                        <a:xfrm>
                          <a:off x="2110358" y="3658080"/>
                          <a:ext cx="6471285" cy="243840"/>
                        </a:xfrm>
                        <a:prstGeom prst="rect">
                          <a:avLst/>
                        </a:prstGeom>
                        <a:solidFill>
                          <a:srgbClr val="ED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This section is not mandatory if you do not have additional partners</w:t>
                            </w:r>
                            <w:r w:rsidDel="00000000" w:rsidR="00000000" w:rsidRPr="00000000">
                              <w:rPr>
                                <w:rFonts w:ascii="Arial" w:cs="Arial" w:eastAsia="Arial" w:hAnsi="Arial"/>
                                <w:b w:val="0"/>
                                <w:i w:val="0"/>
                                <w:smallCaps w:val="0"/>
                                <w:strike w:val="0"/>
                                <w:color w:val="000000"/>
                                <w:sz w:val="22"/>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211517</wp:posOffset>
                </wp:positionV>
                <wp:extent cx="6480810" cy="253365"/>
                <wp:effectExtent b="0" l="0" r="0" t="0"/>
                <wp:wrapTopAndBottom distB="0" distT="0"/>
                <wp:docPr id="18" name="image19.png"/>
                <a:graphic>
                  <a:graphicData uri="http://schemas.openxmlformats.org/drawingml/2006/picture">
                    <pic:pic>
                      <pic:nvPicPr>
                        <pic:cNvPr id="0" name="image19.png"/>
                        <pic:cNvPicPr preferRelativeResize="0"/>
                      </pic:nvPicPr>
                      <pic:blipFill>
                        <a:blip r:embed="rId11"/>
                        <a:srcRect/>
                        <a:stretch>
                          <a:fillRect/>
                        </a:stretch>
                      </pic:blipFill>
                      <pic:spPr>
                        <a:xfrm>
                          <a:off x="0" y="0"/>
                          <a:ext cx="6480810" cy="2533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697674</wp:posOffset>
                </wp:positionV>
                <wp:extent cx="6480810" cy="735330"/>
                <wp:effectExtent b="0" l="0" r="0" t="0"/>
                <wp:wrapTopAndBottom distB="0" distT="0"/>
                <wp:docPr id="19" name=""/>
                <a:graphic>
                  <a:graphicData uri="http://schemas.microsoft.com/office/word/2010/wordprocessingShape">
                    <wps:wsp>
                      <wps:cNvSpPr/>
                      <wps:cNvPr id="20" name="Shape 20"/>
                      <wps:spPr>
                        <a:xfrm>
                          <a:off x="2110358" y="3417098"/>
                          <a:ext cx="6471285" cy="725805"/>
                        </a:xfrm>
                        <a:prstGeom prst="rect">
                          <a:avLst/>
                        </a:prstGeom>
                        <a:solidFill>
                          <a:srgbClr val="52F385"/>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156.99999809265137" w:firstLine="0"/>
                              <w:jc w:val="left"/>
                              <w:textDirection w:val="btLr"/>
                            </w:pPr>
                            <w:r w:rsidDel="00000000" w:rsidR="00000000" w:rsidRPr="00000000">
                              <w:rPr>
                                <w:rFonts w:ascii="Arial" w:cs="Arial" w:eastAsia="Arial" w:hAnsi="Arial"/>
                                <w:b w:val="1"/>
                                <w:i w:val="0"/>
                                <w:smallCaps w:val="0"/>
                                <w:strike w:val="0"/>
                                <w:color w:val="000000"/>
                                <w:sz w:val="22"/>
                                <w:u w:val="single"/>
                                <w:vertAlign w:val="baseline"/>
                              </w:rPr>
                              <w:t xml:space="preserve">Associate Partners</w:t>
                            </w:r>
                            <w:r w:rsidDel="00000000" w:rsidR="00000000" w:rsidRPr="00000000">
                              <w:rPr>
                                <w:rFonts w:ascii="Arial" w:cs="Arial" w:eastAsia="Arial" w:hAnsi="Arial"/>
                                <w:b w:val="1"/>
                                <w:i w:val="0"/>
                                <w:smallCaps w:val="0"/>
                                <w:strike w:val="0"/>
                                <w:color w:val="000000"/>
                                <w:sz w:val="22"/>
                                <w:vertAlign w:val="baseline"/>
                              </w:rPr>
                              <w:t xml:space="preserve"> </w:t>
                            </w:r>
                            <w:r w:rsidDel="00000000" w:rsidR="00000000" w:rsidRPr="00000000">
                              <w:rPr>
                                <w:rFonts w:ascii="Arial" w:cs="Arial" w:eastAsia="Arial" w:hAnsi="Arial"/>
                                <w:b w:val="0"/>
                                <w:i w:val="0"/>
                                <w:smallCaps w:val="0"/>
                                <w:strike w:val="0"/>
                                <w:color w:val="000000"/>
                                <w:sz w:val="22"/>
                                <w:vertAlign w:val="baseline"/>
                              </w:rPr>
                              <w:t xml:space="preserve">are institutions or organisations that contribute to the project in a supporting or advisory capacity but are not named in the grant agreement. Associate partners are not accountable for grant delivery and are generally not eligible to receive grant funds (except limited costs such as travel, where specified).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697674</wp:posOffset>
                </wp:positionV>
                <wp:extent cx="6480810" cy="735330"/>
                <wp:effectExtent b="0" l="0" r="0" t="0"/>
                <wp:wrapTopAndBottom distB="0" distT="0"/>
                <wp:docPr id="19" name="image20.png"/>
                <a:graphic>
                  <a:graphicData uri="http://schemas.openxmlformats.org/drawingml/2006/picture">
                    <pic:pic>
                      <pic:nvPicPr>
                        <pic:cNvPr id="0" name="image20.png"/>
                        <pic:cNvPicPr preferRelativeResize="0"/>
                      </pic:nvPicPr>
                      <pic:blipFill>
                        <a:blip r:embed="rId11"/>
                        <a:srcRect/>
                        <a:stretch>
                          <a:fillRect/>
                        </a:stretch>
                      </pic:blipFill>
                      <pic:spPr>
                        <a:xfrm>
                          <a:off x="0" y="0"/>
                          <a:ext cx="6480810" cy="735330"/>
                        </a:xfrm>
                        <a:prstGeom prst="rect"/>
                        <a:ln/>
                      </pic:spPr>
                    </pic:pic>
                  </a:graphicData>
                </a:graphic>
              </wp:anchor>
            </w:drawing>
          </mc:Fallback>
        </mc:AlternateConten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57655204"/>
          <w:tag w:val="goog_rdk_54"/>
        </w:sdtPr>
        <w:sdtContent>
          <w:commentRangeStart w:id="0"/>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Associated Partners</w:t>
      </w:r>
      <w:commentRangeEnd w:id="0"/>
      <w:r w:rsidDel="00000000" w:rsidR="00000000" w:rsidRPr="00000000">
        <w:commentReference w:id="0"/>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both Overseas and the UK) affiliated with:</w:t>
      </w:r>
    </w:p>
    <w:p w:rsidR="00000000" w:rsidDel="00000000" w:rsidP="00000000" w:rsidRDefault="00000000" w:rsidRPr="00000000" w14:paraId="00000110">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57"/>
        </w:tabs>
        <w:spacing w:after="0" w:before="119" w:line="252.00000000000003" w:lineRule="auto"/>
        <w:ind w:left="857" w:right="0" w:hanging="35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Higher Education providers</w:t>
      </w:r>
    </w:p>
    <w:p w:rsidR="00000000" w:rsidDel="00000000" w:rsidP="00000000" w:rsidRDefault="00000000" w:rsidRPr="00000000" w14:paraId="00000111">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57"/>
        </w:tabs>
        <w:spacing w:after="0" w:before="0" w:line="252.00000000000003" w:lineRule="auto"/>
        <w:ind w:left="857" w:right="0" w:hanging="35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Not-for-profit research institutions, establishments, and organisations</w:t>
      </w:r>
    </w:p>
    <w:p w:rsidR="00000000" w:rsidDel="00000000" w:rsidP="00000000" w:rsidRDefault="00000000" w:rsidRPr="00000000" w14:paraId="00000112">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57"/>
        </w:tabs>
        <w:spacing w:after="0" w:before="1" w:line="252.00000000000003" w:lineRule="auto"/>
        <w:ind w:left="857" w:right="0" w:hanging="35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TVET/FE providers</w:t>
      </w:r>
    </w:p>
    <w:p w:rsidR="00000000" w:rsidDel="00000000" w:rsidP="00000000" w:rsidRDefault="00000000" w:rsidRPr="00000000" w14:paraId="00000113">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57"/>
        </w:tabs>
        <w:spacing w:after="0" w:before="0" w:line="252.00000000000003" w:lineRule="auto"/>
        <w:ind w:left="857" w:right="0" w:hanging="35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education organisations/charities/foundations/membership bodies</w:t>
      </w:r>
    </w:p>
    <w:p w:rsidR="00000000" w:rsidDel="00000000" w:rsidP="00000000" w:rsidRDefault="00000000" w:rsidRPr="00000000" w14:paraId="00000114">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57"/>
        </w:tabs>
        <w:spacing w:after="0" w:before="1" w:line="252.00000000000003" w:lineRule="auto"/>
        <w:ind w:left="857" w:right="0" w:hanging="35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Not-for-profit organisations, including Non-Governmental Organisations (NGOs)</w:t>
      </w:r>
    </w:p>
    <w:p w:rsidR="00000000" w:rsidDel="00000000" w:rsidP="00000000" w:rsidRDefault="00000000" w:rsidRPr="00000000" w14:paraId="00000115">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57"/>
        </w:tabs>
        <w:spacing w:after="0" w:before="0" w:line="252.00000000000003" w:lineRule="auto"/>
        <w:ind w:left="857" w:right="0" w:hanging="35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For-profit/commercial organisations, including small and medium enterprises (SMEs)</w:t>
      </w:r>
    </w:p>
    <w:p w:rsidR="00000000" w:rsidDel="00000000" w:rsidP="00000000" w:rsidRDefault="00000000" w:rsidRPr="00000000" w14:paraId="00000116">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57"/>
        </w:tabs>
        <w:spacing w:after="0" w:before="0" w:line="252.00000000000003" w:lineRule="auto"/>
        <w:ind w:left="857" w:right="0" w:hanging="35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Branch and satellite campuses of UK Higher Education providers</w:t>
      </w:r>
    </w:p>
    <w:p w:rsidR="00000000" w:rsidDel="00000000" w:rsidP="00000000" w:rsidRDefault="00000000" w:rsidRPr="00000000" w14:paraId="00000117">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57"/>
        </w:tabs>
        <w:spacing w:after="0" w:before="2" w:line="252.00000000000003" w:lineRule="auto"/>
        <w:ind w:left="857" w:right="0" w:hanging="35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Government organisations</w:t>
      </w:r>
    </w:p>
    <w:p w:rsidR="00000000" w:rsidDel="00000000" w:rsidP="00000000" w:rsidRDefault="00000000" w:rsidRPr="00000000" w14:paraId="00000118">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57"/>
        </w:tabs>
        <w:spacing w:after="0" w:before="0" w:line="252.00000000000003" w:lineRule="auto"/>
        <w:ind w:left="857" w:right="0" w:hanging="35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Employer organisations and industry bodies</w:t>
      </w:r>
    </w:p>
    <w:p w:rsidR="00000000" w:rsidDel="00000000" w:rsidP="00000000" w:rsidRDefault="00000000" w:rsidRPr="00000000" w14:paraId="00000119">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57"/>
        </w:tabs>
        <w:spacing w:after="0" w:before="1" w:line="240" w:lineRule="auto"/>
        <w:ind w:left="857" w:right="0" w:hanging="35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Civil Society Organisations (CSOs) and Social Enterprise organisations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3"/>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4"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country is your associate partner based</w:t>
            </w:r>
          </w:p>
        </w:tc>
        <w:tc>
          <w:tcPr>
            <w:shd w:fill="f4f4f4" w:val="cle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from drop-down list</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4"/>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626" w:hRule="atLeast"/>
          <w:tblHeader w:val="0"/>
        </w:trPr>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name of the associate Partner?</w:t>
            </w:r>
          </w:p>
        </w:tc>
        <w:tc>
          <w:tcPr>
            <w:shd w:fill="f4f4f4"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the full legal name for the Institution, Organisation, Body or Agency etc.</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5"/>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626" w:hRule="atLeast"/>
          <w:tblHeader w:val="0"/>
        </w:trPr>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is your associate partner categorised?</w:t>
            </w:r>
          </w:p>
        </w:tc>
        <w:tc>
          <w:tcPr>
            <w:shd w:fill="f4f4f4"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select from the drop-down. You can type part of a word to select the category type.</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6"/>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2" w:hRule="atLeast"/>
          <w:tblHeader w:val="0"/>
        </w:trPr>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lead contact at your associate partner?</w:t>
            </w:r>
          </w:p>
        </w:tc>
        <w:tc>
          <w:tcPr>
            <w:shd w:fill="f4f4f4"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give full name including title</w:t>
            </w:r>
          </w:p>
        </w:tc>
      </w:tr>
    </w:tbl>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7"/>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384"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provide the gender of the lead at your associate partner?</w:t>
            </w:r>
          </w:p>
        </w:tc>
        <w:tc>
          <w:tcPr>
            <w:shd w:fill="f4f4f4" w:val="cle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 with the lead at the institution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/organisation if you are completing this question on their behalf or alternatively use the "Collaborator" function to allow them to complete this section themselves.</w:t>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8"/>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384"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person who will lead on the behalf of the associate partner have a disability as defined on the previous page?</w:t>
            </w:r>
          </w:p>
        </w:tc>
        <w:tc>
          <w:tcPr>
            <w:shd w:fill="f4f4f4"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 with the lead at the institution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/organisation if you are completing this question on their behalf or alternatively use the "Collaborator" function to allow them to complete this section themselves.</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9"/>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408" w:hRule="atLeast"/>
          <w:tblHeader w:val="0"/>
        </w:trPr>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their proposed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contribution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project and how do they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 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shd w:fill="f4f4f4"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about why the Associate Partner is involved and what specific expertise, resources, or networks they bring to the project.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clearly what their role will be — for example, providing technical input, access to local stakeholders, or support with implementation or dissemination.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how their contribution strengthens the project’s outcomes or impact. Be focused and specific about the added value they provide rather than simply describing the organisation</w:t>
            </w:r>
          </w:p>
        </w:tc>
      </w:tr>
    </w:tbl>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A">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60" name=""/>
                <a:graphic>
                  <a:graphicData uri="http://schemas.microsoft.com/office/word/2010/wordprocessingShape">
                    <wps:wsp>
                      <wps:cNvSpPr/>
                      <wps:cNvPr id="67" name="Shape 67"/>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1: Application Statements</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60" name="image64.png"/>
                <a:graphic>
                  <a:graphicData uri="http://schemas.openxmlformats.org/drawingml/2006/picture">
                    <pic:pic>
                      <pic:nvPicPr>
                        <pic:cNvPr id="0" name="image64.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contracting and partner institutions involved in this application confirm the following statements.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minimum requirements that must be agreed by every organisation named in the partnership, regardless of size or number.</w:t>
      </w:r>
    </w:p>
    <w:p w:rsidR="00000000" w:rsidDel="00000000" w:rsidP="00000000" w:rsidRDefault="00000000" w:rsidRPr="00000000" w14:paraId="0000013F">
      <w:pPr>
        <w:pStyle w:val="Heading1"/>
        <w:spacing w:before="252" w:lineRule="auto"/>
        <w:ind w:left="144" w:firstLine="0"/>
        <w:rPr>
          <w:b w:val="0"/>
          <w:bCs w:val="0"/>
        </w:rPr>
      </w:pPr>
      <w:r w:rsidDel="00000000" w:rsidR="00000000" w:rsidRPr="00000000">
        <w:rPr>
          <w:rtl w:val="0"/>
        </w:rPr>
        <w:t xml:space="preserve">Agreement to all statements is required in order to submit the application</w:t>
      </w:r>
      <w:r w:rsidDel="00000000" w:rsidR="00000000" w:rsidRPr="00000000">
        <w:rPr>
          <w:b w:val="0"/>
          <w:bCs w:val="0"/>
          <w:rtl w:val="0"/>
        </w:rPr>
        <w:t xml:space="preserv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 If any organisation cannot confirm these statements, the application cannot proceed.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235732</wp:posOffset>
                </wp:positionV>
                <wp:extent cx="6480810" cy="701675"/>
                <wp:effectExtent b="0" l="0" r="0" t="0"/>
                <wp:wrapTopAndBottom distB="0" distT="0"/>
                <wp:docPr id="47" name=""/>
                <a:graphic>
                  <a:graphicData uri="http://schemas.microsoft.com/office/word/2010/wordprocessingShape">
                    <wps:wsp>
                      <wps:cNvSpPr/>
                      <wps:cNvPr id="54" name="Shape 54"/>
                      <wps:spPr>
                        <a:xfrm>
                          <a:off x="2110358" y="3433925"/>
                          <a:ext cx="6471285" cy="6921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156.99999809265137"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Neither the contracting institution(s) nor any partnering institution(s), nor their respective Lead Person(s), are or may be subject to a conflict of interest during the grant award procedure..</w:t>
                            </w:r>
                          </w:p>
                          <w:p w:rsidR="00000000" w:rsidDel="00000000" w:rsidP="00000000" w:rsidRDefault="00000000" w:rsidRPr="00000000">
                            <w:pPr>
                              <w:spacing w:after="0" w:before="123.00000190734863" w:line="240"/>
                              <w:ind w:left="663.0000305175781" w:right="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confirm this statement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235732</wp:posOffset>
                </wp:positionV>
                <wp:extent cx="6480810" cy="701675"/>
                <wp:effectExtent b="0" l="0" r="0" t="0"/>
                <wp:wrapTopAndBottom distB="0" distT="0"/>
                <wp:docPr id="47" name="image51.png"/>
                <a:graphic>
                  <a:graphicData uri="http://schemas.openxmlformats.org/drawingml/2006/picture">
                    <pic:pic>
                      <pic:nvPicPr>
                        <pic:cNvPr id="0" name="image51.png"/>
                        <pic:cNvPicPr preferRelativeResize="0"/>
                      </pic:nvPicPr>
                      <pic:blipFill>
                        <a:blip r:embed="rId11"/>
                        <a:srcRect/>
                        <a:stretch>
                          <a:fillRect/>
                        </a:stretch>
                      </pic:blipFill>
                      <pic:spPr>
                        <a:xfrm>
                          <a:off x="0" y="0"/>
                          <a:ext cx="6480810" cy="7016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1170096</wp:posOffset>
                </wp:positionV>
                <wp:extent cx="6480810" cy="540385"/>
                <wp:effectExtent b="0" l="0" r="0" t="0"/>
                <wp:wrapTopAndBottom distB="0" distT="0"/>
                <wp:docPr id="31" name=""/>
                <a:graphic>
                  <a:graphicData uri="http://schemas.microsoft.com/office/word/2010/wordprocessingShape">
                    <wps:wsp>
                      <wps:cNvSpPr/>
                      <wps:cNvPr id="35" name="Shape 35"/>
                      <wps:spPr>
                        <a:xfrm>
                          <a:off x="2110358" y="3514570"/>
                          <a:ext cx="6471285" cy="53086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 have obtained permission to submit this application on behalf of the partnering institutions.</w:t>
                            </w:r>
                          </w:p>
                          <w:p w:rsidR="00000000" w:rsidDel="00000000" w:rsidP="00000000" w:rsidRDefault="00000000" w:rsidRPr="00000000">
                            <w:pPr>
                              <w:spacing w:after="0" w:before="123.99999618530273" w:line="240"/>
                              <w:ind w:left="663.0000305175781" w:right="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confirm this statement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1170096</wp:posOffset>
                </wp:positionV>
                <wp:extent cx="6480810" cy="540385"/>
                <wp:effectExtent b="0" l="0" r="0" t="0"/>
                <wp:wrapTopAndBottom distB="0" distT="0"/>
                <wp:docPr id="31" name="image32.png"/>
                <a:graphic>
                  <a:graphicData uri="http://schemas.openxmlformats.org/drawingml/2006/picture">
                    <pic:pic>
                      <pic:nvPicPr>
                        <pic:cNvPr id="0" name="image32.png"/>
                        <pic:cNvPicPr preferRelativeResize="0"/>
                      </pic:nvPicPr>
                      <pic:blipFill>
                        <a:blip r:embed="rId11"/>
                        <a:srcRect/>
                        <a:stretch>
                          <a:fillRect/>
                        </a:stretch>
                      </pic:blipFill>
                      <pic:spPr>
                        <a:xfrm>
                          <a:off x="0" y="0"/>
                          <a:ext cx="6480810" cy="54038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1944288</wp:posOffset>
                </wp:positionV>
                <wp:extent cx="6480810" cy="701675"/>
                <wp:effectExtent b="0" l="0" r="0" t="0"/>
                <wp:wrapTopAndBottom distB="0" distT="0"/>
                <wp:docPr id="61" name=""/>
                <a:graphic>
                  <a:graphicData uri="http://schemas.microsoft.com/office/word/2010/wordprocessingShape">
                    <wps:wsp>
                      <wps:cNvSpPr/>
                      <wps:cNvPr id="68" name="Shape 68"/>
                      <wps:spPr>
                        <a:xfrm>
                          <a:off x="2110358" y="3433925"/>
                          <a:ext cx="6471285" cy="6921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All contracting and partnering institution(s), and their respective Lead Person(s), have the professional resources, competencies, and qualifications necessary to carry out and complete the proposed action.</w:t>
                            </w:r>
                          </w:p>
                          <w:p w:rsidR="00000000" w:rsidDel="00000000" w:rsidP="00000000" w:rsidRDefault="00000000" w:rsidRPr="00000000">
                            <w:pPr>
                              <w:spacing w:after="0" w:before="123.00000190734863" w:line="240"/>
                              <w:ind w:left="663.0000305175781" w:right="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confirm this statement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1944288</wp:posOffset>
                </wp:positionV>
                <wp:extent cx="6480810" cy="701675"/>
                <wp:effectExtent b="0" l="0" r="0" t="0"/>
                <wp:wrapTopAndBottom distB="0" distT="0"/>
                <wp:docPr id="61" name="image65.png"/>
                <a:graphic>
                  <a:graphicData uri="http://schemas.openxmlformats.org/drawingml/2006/picture">
                    <pic:pic>
                      <pic:nvPicPr>
                        <pic:cNvPr id="0" name="image65.png"/>
                        <pic:cNvPicPr preferRelativeResize="0"/>
                      </pic:nvPicPr>
                      <pic:blipFill>
                        <a:blip r:embed="rId11"/>
                        <a:srcRect/>
                        <a:stretch>
                          <a:fillRect/>
                        </a:stretch>
                      </pic:blipFill>
                      <pic:spPr>
                        <a:xfrm>
                          <a:off x="0" y="0"/>
                          <a:ext cx="6480810" cy="7016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2878754</wp:posOffset>
                </wp:positionV>
                <wp:extent cx="6480810" cy="701675"/>
                <wp:effectExtent b="0" l="0" r="0" t="0"/>
                <wp:wrapTopAndBottom distB="0" distT="0"/>
                <wp:docPr id="39" name=""/>
                <a:graphic>
                  <a:graphicData uri="http://schemas.microsoft.com/office/word/2010/wordprocessingShape">
                    <wps:wsp>
                      <wps:cNvSpPr/>
                      <wps:cNvPr id="46" name="Shape 46"/>
                      <wps:spPr>
                        <a:xfrm>
                          <a:off x="2110358" y="3433925"/>
                          <a:ext cx="6471285" cy="6921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None of the contracting or partnering Lead institution(s) are bankrupt, being wound up, or having their affairs administered by the courts.</w:t>
                            </w:r>
                          </w:p>
                          <w:p w:rsidR="00000000" w:rsidDel="00000000" w:rsidP="00000000" w:rsidRDefault="00000000" w:rsidRPr="00000000">
                            <w:pPr>
                              <w:spacing w:after="0" w:before="123.00000190734863" w:line="240"/>
                              <w:ind w:left="663.0000305175781" w:right="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confirm this statement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2878754</wp:posOffset>
                </wp:positionV>
                <wp:extent cx="6480810" cy="701675"/>
                <wp:effectExtent b="0" l="0" r="0" t="0"/>
                <wp:wrapTopAndBottom distB="0" distT="0"/>
                <wp:docPr id="39" name="image40.png"/>
                <a:graphic>
                  <a:graphicData uri="http://schemas.openxmlformats.org/drawingml/2006/picture">
                    <pic:pic>
                      <pic:nvPicPr>
                        <pic:cNvPr id="0" name="image40.png"/>
                        <pic:cNvPicPr preferRelativeResize="0"/>
                      </pic:nvPicPr>
                      <pic:blipFill>
                        <a:blip r:embed="rId11"/>
                        <a:srcRect/>
                        <a:stretch>
                          <a:fillRect/>
                        </a:stretch>
                      </pic:blipFill>
                      <pic:spPr>
                        <a:xfrm>
                          <a:off x="0" y="0"/>
                          <a:ext cx="6480810" cy="7016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3812966</wp:posOffset>
                </wp:positionV>
                <wp:extent cx="6480810" cy="863600"/>
                <wp:effectExtent b="0" l="0" r="0" t="0"/>
                <wp:wrapTopAndBottom distB="0" distT="0"/>
                <wp:docPr id="11" name=""/>
                <a:graphic>
                  <a:graphicData uri="http://schemas.microsoft.com/office/word/2010/wordprocessingShape">
                    <wps:wsp>
                      <wps:cNvSpPr/>
                      <wps:cNvPr id="12" name="Shape 12"/>
                      <wps:spPr>
                        <a:xfrm>
                          <a:off x="2110358" y="3352963"/>
                          <a:ext cx="6471285" cy="85407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0000000298023224" w:line="240"/>
                              <w:ind w:left="103.00000190734863" w:right="156.99999809265137"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None of the contracting or partnering Lead institution(s) have entered into an arrangement with creditors or suspended business activities or have any analogous situation arising from a similar procedure provided for by national legislation or regulations.</w:t>
                            </w:r>
                          </w:p>
                          <w:p w:rsidR="00000000" w:rsidDel="00000000" w:rsidP="00000000" w:rsidRDefault="00000000" w:rsidRPr="00000000">
                            <w:pPr>
                              <w:spacing w:after="0" w:before="123.00000190734863" w:line="240"/>
                              <w:ind w:left="663.0000305175781" w:right="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confirm this statement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3812966</wp:posOffset>
                </wp:positionV>
                <wp:extent cx="6480810" cy="863600"/>
                <wp:effectExtent b="0" l="0" r="0" t="0"/>
                <wp:wrapTopAndBottom distB="0" distT="0"/>
                <wp:docPr id="11"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6480810" cy="8636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4909103</wp:posOffset>
                </wp:positionV>
                <wp:extent cx="6480810" cy="701675"/>
                <wp:effectExtent b="0" l="0" r="0" t="0"/>
                <wp:wrapTopAndBottom distB="0" distT="0"/>
                <wp:docPr id="10" name=""/>
                <a:graphic>
                  <a:graphicData uri="http://schemas.microsoft.com/office/word/2010/wordprocessingShape">
                    <wps:wsp>
                      <wps:cNvSpPr/>
                      <wps:cNvPr id="11" name="Shape 11"/>
                      <wps:spPr>
                        <a:xfrm>
                          <a:off x="2110358" y="3433925"/>
                          <a:ext cx="6471285" cy="6921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156.99999809265137"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None of the contracting or partnering Lead Person(s) are guilty of grave professional misconduct proven by any means which the contracting authority can justify.</w:t>
                            </w:r>
                          </w:p>
                          <w:p w:rsidR="00000000" w:rsidDel="00000000" w:rsidP="00000000" w:rsidRDefault="00000000" w:rsidRPr="00000000">
                            <w:pPr>
                              <w:spacing w:after="0" w:before="123.00000190734863" w:line="240"/>
                              <w:ind w:left="663.0000305175781" w:right="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confirm this statement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4909103</wp:posOffset>
                </wp:positionV>
                <wp:extent cx="6480810" cy="701675"/>
                <wp:effectExtent b="0" l="0" r="0" t="0"/>
                <wp:wrapTopAndBottom distB="0" distT="0"/>
                <wp:docPr id="10"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6480810" cy="7016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5842922</wp:posOffset>
                </wp:positionV>
                <wp:extent cx="6480810" cy="863600"/>
                <wp:effectExtent b="0" l="0" r="0" t="0"/>
                <wp:wrapTopAndBottom distB="0" distT="0"/>
                <wp:docPr id="32" name=""/>
                <a:graphic>
                  <a:graphicData uri="http://schemas.microsoft.com/office/word/2010/wordprocessingShape">
                    <wps:wsp>
                      <wps:cNvSpPr/>
                      <wps:cNvPr id="36" name="Shape 36"/>
                      <wps:spPr>
                        <a:xfrm>
                          <a:off x="2110358" y="3352963"/>
                          <a:ext cx="6471285" cy="85407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0000000298023224" w:line="240"/>
                              <w:ind w:left="103.00000190734863" w:right="160" w:firstLine="0"/>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None of the contracting or partnering Lead Person(s) have been the subject of a judgement which has the force of res judicata for fraud, corruption, involvement in a criminal organisation or any other illegal activity detrimental to the British Council or partner organisations' financial interests.</w:t>
                            </w:r>
                          </w:p>
                          <w:p w:rsidR="00000000" w:rsidDel="00000000" w:rsidP="00000000" w:rsidRDefault="00000000" w:rsidRPr="00000000">
                            <w:pPr>
                              <w:spacing w:after="0" w:before="121.99999809265137" w:line="240"/>
                              <w:ind w:left="663.0000305175781" w:right="0" w:firstLine="462.99999237060547"/>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confirm this statement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5842922</wp:posOffset>
                </wp:positionV>
                <wp:extent cx="6480810" cy="863600"/>
                <wp:effectExtent b="0" l="0" r="0" t="0"/>
                <wp:wrapTopAndBottom distB="0" distT="0"/>
                <wp:docPr id="32" name="image33.png"/>
                <a:graphic>
                  <a:graphicData uri="http://schemas.openxmlformats.org/drawingml/2006/picture">
                    <pic:pic>
                      <pic:nvPicPr>
                        <pic:cNvPr id="0" name="image33.png"/>
                        <pic:cNvPicPr preferRelativeResize="0"/>
                      </pic:nvPicPr>
                      <pic:blipFill>
                        <a:blip r:embed="rId11"/>
                        <a:srcRect/>
                        <a:stretch>
                          <a:fillRect/>
                        </a:stretch>
                      </pic:blipFill>
                      <pic:spPr>
                        <a:xfrm>
                          <a:off x="0" y="0"/>
                          <a:ext cx="6480810" cy="863600"/>
                        </a:xfrm>
                        <a:prstGeom prst="rect"/>
                        <a:ln/>
                      </pic:spPr>
                    </pic:pic>
                  </a:graphicData>
                </a:graphic>
              </wp:anchor>
            </w:drawing>
          </mc:Fallback>
        </mc:AlternateConten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3703320"/>
                <wp:effectExtent b="0" l="0" r="0" t="0"/>
                <wp:docPr id="66" name=""/>
                <a:graphic>
                  <a:graphicData uri="http://schemas.microsoft.com/office/word/2010/wordprocessingShape">
                    <wps:wsp>
                      <wps:cNvSpPr/>
                      <wps:cNvPr id="73" name="Shape 73"/>
                      <wps:spPr>
                        <a:xfrm>
                          <a:off x="2110358" y="1933103"/>
                          <a:ext cx="6471285" cy="369379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156.99999809265137"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In order to comply with UK government legislation, the British Council may at any point during the application process, carry out searches of relevant third-party screening databases to ensure that neither the applicant institutions nor any of the applicants’ employees, partners, directors, shareholders is listed:</w:t>
                            </w:r>
                          </w:p>
                          <w:p w:rsidR="00000000" w:rsidDel="00000000" w:rsidP="00000000" w:rsidRDefault="00000000" w:rsidRPr="00000000">
                            <w:pPr>
                              <w:spacing w:after="0" w:before="37.99999952316284"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663.0000305175781" w:right="1318.0000305175781"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as an individual or entity with whom national or supranational bodies have decreed organisations should not have financial dealings;</w:t>
                            </w:r>
                          </w:p>
                          <w:p w:rsidR="00000000" w:rsidDel="00000000" w:rsidP="00000000" w:rsidRDefault="00000000" w:rsidRPr="00000000">
                            <w:pPr>
                              <w:spacing w:after="0" w:before="15" w:line="240"/>
                              <w:ind w:left="663.0000305175781" w:right="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as being wanted by Interpol or any national law enforcement body in connection with crime;</w:t>
                            </w:r>
                          </w:p>
                          <w:p w:rsidR="00000000" w:rsidDel="00000000" w:rsidP="00000000" w:rsidRDefault="00000000" w:rsidRPr="00000000">
                            <w:pPr>
                              <w:spacing w:after="0" w:before="16.00000023841858" w:line="240"/>
                              <w:ind w:left="663.0000305175781" w:right="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as being subject to regulatory action by a national or international enforcement body;</w:t>
                            </w:r>
                          </w:p>
                          <w:p w:rsidR="00000000" w:rsidDel="00000000" w:rsidP="00000000" w:rsidRDefault="00000000" w:rsidRPr="00000000">
                            <w:pPr>
                              <w:spacing w:after="0" w:before="13.999999761581421" w:line="240"/>
                              <w:ind w:left="663.0000305175781" w:right="49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as being subject to export, trade or procurement controls or (in the case of an individual) as being disqualified from being a company director; and/or</w:t>
                            </w:r>
                          </w:p>
                          <w:p w:rsidR="00000000" w:rsidDel="00000000" w:rsidP="00000000" w:rsidRDefault="00000000" w:rsidRPr="00000000">
                            <w:pPr>
                              <w:spacing w:after="0" w:before="13.999999761581421" w:line="240"/>
                              <w:ind w:left="663.0000305175781" w:right="99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as being a heightened risk individual or organisation, or (in the case of an individual) a politically exposed person.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103.00000190734863" w:right="156.99999809265137"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If the applicant or any other party is listed in a Screening Database for any of the reasons set out above, the British Council will assess the applicant as ineligible to apply for this grant call.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The applicant must provide the British Council with all information reasonably requested by the British Council to complete the screening searches.</w:t>
                            </w:r>
                          </w:p>
                          <w:p w:rsidR="00000000" w:rsidDel="00000000" w:rsidP="00000000" w:rsidRDefault="00000000" w:rsidRPr="00000000">
                            <w:pPr>
                              <w:spacing w:after="0" w:before="2.0000000298023224"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confirm this statement</w:t>
                            </w:r>
                          </w:p>
                        </w:txbxContent>
                      </wps:txbx>
                      <wps:bodyPr anchorCtr="0" anchor="t" bIns="0" lIns="0" spcFirstLastPara="1" rIns="0" wrap="square" tIns="0">
                        <a:noAutofit/>
                      </wps:bodyPr>
                    </wps:wsp>
                  </a:graphicData>
                </a:graphic>
              </wp:inline>
            </w:drawing>
          </mc:Choice>
          <mc:Fallback>
            <w:drawing>
              <wp:inline distB="0" distT="0" distL="0" distR="0">
                <wp:extent cx="6480810" cy="3703320"/>
                <wp:effectExtent b="0" l="0" r="0" t="0"/>
                <wp:docPr id="66" name="image70.png"/>
                <a:graphic>
                  <a:graphicData uri="http://schemas.openxmlformats.org/drawingml/2006/picture">
                    <pic:pic>
                      <pic:nvPicPr>
                        <pic:cNvPr id="0" name="image70.png"/>
                        <pic:cNvPicPr preferRelativeResize="0"/>
                      </pic:nvPicPr>
                      <pic:blipFill>
                        <a:blip r:embed="rId11"/>
                        <a:srcRect/>
                        <a:stretch>
                          <a:fillRect/>
                        </a:stretch>
                      </pic:blipFill>
                      <pic:spPr>
                        <a:xfrm>
                          <a:off x="0" y="0"/>
                          <a:ext cx="6480810" cy="37033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213665</wp:posOffset>
                </wp:positionV>
                <wp:extent cx="6480810" cy="1462405"/>
                <wp:effectExtent b="0" l="0" r="0" t="0"/>
                <wp:wrapTopAndBottom distB="0" distT="0"/>
                <wp:docPr id="23" name=""/>
                <a:graphic>
                  <a:graphicData uri="http://schemas.microsoft.com/office/word/2010/wordprocessingShape">
                    <wps:wsp>
                      <wps:cNvSpPr/>
                      <wps:cNvPr id="27" name="Shape 27"/>
                      <wps:spPr>
                        <a:xfrm>
                          <a:off x="2110358" y="3053560"/>
                          <a:ext cx="6471285" cy="145288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156.99999809265137"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The British Council supports peace and prosperity by building connections, understanding and trust between people in the UK and countries worldwide. Our granting opportunities are aligned to this mission and reflect it in grant purpose and eligibility criteria. Granting projects which specifically include collaboration with military or security partners will also need to align with this mission. Projects focused on particular fields may preclude any military and security aspects, or aspects which dual-use impacts or outcomes.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confirm this statement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213665</wp:posOffset>
                </wp:positionV>
                <wp:extent cx="6480810" cy="1462405"/>
                <wp:effectExtent b="0" l="0" r="0" t="0"/>
                <wp:wrapTopAndBottom distB="0" distT="0"/>
                <wp:docPr id="23" name="image24.png"/>
                <a:graphic>
                  <a:graphicData uri="http://schemas.openxmlformats.org/drawingml/2006/picture">
                    <pic:pic>
                      <pic:nvPicPr>
                        <pic:cNvPr id="0" name="image24.png"/>
                        <pic:cNvPicPr preferRelativeResize="0"/>
                      </pic:nvPicPr>
                      <pic:blipFill>
                        <a:blip r:embed="rId11"/>
                        <a:srcRect/>
                        <a:stretch>
                          <a:fillRect/>
                        </a:stretch>
                      </pic:blipFill>
                      <pic:spPr>
                        <a:xfrm>
                          <a:off x="0" y="0"/>
                          <a:ext cx="6480810" cy="1462405"/>
                        </a:xfrm>
                        <a:prstGeom prst="rect"/>
                        <a:ln/>
                      </pic:spPr>
                    </pic:pic>
                  </a:graphicData>
                </a:graphic>
              </wp:anchor>
            </w:drawing>
          </mc:Fallback>
        </mc:AlternateConten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15" name=""/>
                <a:graphic>
                  <a:graphicData uri="http://schemas.microsoft.com/office/word/2010/wordprocessingShape">
                    <wps:wsp>
                      <wps:cNvSpPr/>
                      <wps:cNvPr id="16" name="Shape 16"/>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1: Partnership Collaboration &amp; Sustainability</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15" name="image16.png"/>
                <a:graphic>
                  <a:graphicData uri="http://schemas.openxmlformats.org/drawingml/2006/picture">
                    <pic:pic>
                      <pic:nvPicPr>
                        <pic:cNvPr id="0" name="image16.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211517</wp:posOffset>
                </wp:positionV>
                <wp:extent cx="6480810" cy="861694"/>
                <wp:effectExtent b="0" l="0" r="0" t="0"/>
                <wp:wrapTopAndBottom distB="0" distT="0"/>
                <wp:docPr id="71" name=""/>
                <a:graphic>
                  <a:graphicData uri="http://schemas.microsoft.com/office/word/2010/wordprocessingShape">
                    <wps:wsp>
                      <wps:cNvSpPr/>
                      <wps:cNvPr id="79" name="Shape 79"/>
                      <wps:spPr>
                        <a:xfrm>
                          <a:off x="2110358" y="3353916"/>
                          <a:ext cx="6471285" cy="852169"/>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Is this partnership building on a previous or active collaboration between the partners?</w:t>
                            </w:r>
                          </w:p>
                          <w:p w:rsidR="00000000" w:rsidDel="00000000" w:rsidP="00000000" w:rsidRDefault="00000000" w:rsidRPr="00000000">
                            <w:pPr>
                              <w:spacing w:after="0" w:before="121.00000381469727" w:line="262.00000762939453"/>
                              <w:ind w:left="663.0000305175781" w:right="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No, this is a new partnership</w:t>
                            </w:r>
                          </w:p>
                          <w:p w:rsidR="00000000" w:rsidDel="00000000" w:rsidP="00000000" w:rsidRDefault="00000000" w:rsidRPr="00000000">
                            <w:pPr>
                              <w:spacing w:after="0" w:before="0" w:line="253.00000190734863"/>
                              <w:ind w:left="663.0000305175781" w:right="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Yes, we are currently collaborating</w:t>
                            </w:r>
                          </w:p>
                          <w:p w:rsidR="00000000" w:rsidDel="00000000" w:rsidP="00000000" w:rsidRDefault="00000000" w:rsidRPr="00000000">
                            <w:pPr>
                              <w:spacing w:after="0" w:before="0" w:line="262.99999237060547"/>
                              <w:ind w:left="663.0000305175781" w:right="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Yes, we have collaborated previously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211517</wp:posOffset>
                </wp:positionV>
                <wp:extent cx="6480810" cy="861694"/>
                <wp:effectExtent b="0" l="0" r="0" t="0"/>
                <wp:wrapTopAndBottom distB="0" distT="0"/>
                <wp:docPr id="71" name="image75.png"/>
                <a:graphic>
                  <a:graphicData uri="http://schemas.openxmlformats.org/drawingml/2006/picture">
                    <pic:pic>
                      <pic:nvPicPr>
                        <pic:cNvPr id="0" name="image75.png"/>
                        <pic:cNvPicPr preferRelativeResize="0"/>
                      </pic:nvPicPr>
                      <pic:blipFill>
                        <a:blip r:embed="rId11"/>
                        <a:srcRect/>
                        <a:stretch>
                          <a:fillRect/>
                        </a:stretch>
                      </pic:blipFill>
                      <pic:spPr>
                        <a:xfrm>
                          <a:off x="0" y="0"/>
                          <a:ext cx="6480810" cy="861694"/>
                        </a:xfrm>
                        <a:prstGeom prst="rect"/>
                        <a:ln/>
                      </pic:spPr>
                    </pic:pic>
                  </a:graphicData>
                </a:graphic>
              </wp:anchor>
            </w:drawing>
          </mc:Fallback>
        </mc:AlternateConten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0"/>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596" w:hRule="atLeast"/>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replied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no prior collaboration has taken place, how have the teams come to know one another?</w:t>
            </w:r>
          </w:p>
          <w:p w:rsidR="00000000" w:rsidDel="00000000" w:rsidP="00000000" w:rsidRDefault="00000000" w:rsidRPr="00000000" w14:paraId="0000015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466"/>
              </w:tabs>
              <w:spacing w:after="0" w:before="120" w:line="261.99999999999994"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advice</w:t>
            </w:r>
          </w:p>
          <w:p w:rsidR="00000000" w:rsidDel="00000000" w:rsidP="00000000" w:rsidRDefault="00000000" w:rsidRPr="00000000" w14:paraId="0000015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466"/>
              </w:tabs>
              <w:spacing w:after="0" w:before="0" w:line="253"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Organic network of team members</w:t>
            </w:r>
          </w:p>
          <w:p w:rsidR="00000000" w:rsidDel="00000000" w:rsidP="00000000" w:rsidRDefault="00000000" w:rsidRPr="00000000" w14:paraId="0000015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466"/>
                <w:tab w:val="left" w:leader="none" w:pos="468"/>
              </w:tabs>
              <w:spacing w:after="0" w:before="4" w:line="223" w:lineRule="auto"/>
              <w:ind w:left="468" w:right="1191" w:hanging="36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Tangential collaboration within own department</w:t>
            </w:r>
          </w:p>
          <w:p w:rsidR="00000000" w:rsidDel="00000000" w:rsidP="00000000" w:rsidRDefault="00000000" w:rsidRPr="00000000" w14:paraId="00000156">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466"/>
              </w:tabs>
              <w:spacing w:after="0" w:before="3" w:line="263.00000000000006"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Tangential collaboration within institution</w:t>
            </w:r>
          </w:p>
          <w:p w:rsidR="00000000" w:rsidDel="00000000" w:rsidP="00000000" w:rsidRDefault="00000000" w:rsidRPr="00000000" w14:paraId="00000157">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466"/>
              </w:tabs>
              <w:spacing w:after="0" w:before="0" w:line="263.00000000000006"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(briefly explain below)</w:t>
            </w:r>
          </w:p>
        </w:tc>
        <w:tc>
          <w:tcPr>
            <w:shd w:fill="f1f1f1"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you replied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yes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to the previous question and you received British Council funding for this partnership, please give details</w:t>
            </w:r>
          </w:p>
        </w:tc>
      </w:tr>
    </w:tbl>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234887</wp:posOffset>
                </wp:positionV>
                <wp:extent cx="6480810" cy="1023619"/>
                <wp:effectExtent b="0" l="0" r="0" t="0"/>
                <wp:wrapTopAndBottom distB="0" distT="0"/>
                <wp:docPr id="29" name=""/>
                <a:graphic>
                  <a:graphicData uri="http://schemas.microsoft.com/office/word/2010/wordprocessingShape">
                    <wps:wsp>
                      <wps:cNvSpPr/>
                      <wps:cNvPr id="33" name="Shape 33"/>
                      <wps:spPr>
                        <a:xfrm>
                          <a:off x="2110358" y="3272953"/>
                          <a:ext cx="6471285" cy="1014094"/>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0000000298023224"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How will Partner Institutions sustain connections established during this project life cycle after the end date?</w:t>
                            </w:r>
                          </w:p>
                          <w:p w:rsidR="00000000" w:rsidDel="00000000" w:rsidP="00000000" w:rsidRDefault="00000000" w:rsidRPr="00000000">
                            <w:pPr>
                              <w:spacing w:after="0" w:before="118.99999618530273" w:line="262.99999237060547"/>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Organically/informally (i.e., the team will need to review outputs first but will keep in touch at least)</w:t>
                            </w:r>
                          </w:p>
                          <w:p w:rsidR="00000000" w:rsidDel="00000000" w:rsidP="00000000" w:rsidRDefault="00000000" w:rsidRPr="00000000">
                            <w:pPr>
                              <w:spacing w:after="0" w:before="4.000000059604645" w:line="222.9999876022339"/>
                              <w:ind w:left="302.00000762939453" w:right="143.00000190734863" w:firstLine="101.9999980926513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This is part of a wider research project, so it will evolve to next stage (funding is in place or funding to be determined)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234887</wp:posOffset>
                </wp:positionV>
                <wp:extent cx="6480810" cy="1023619"/>
                <wp:effectExtent b="0" l="0" r="0" t="0"/>
                <wp:wrapTopAndBottom distB="0" distT="0"/>
                <wp:docPr id="29" name="image30.png"/>
                <a:graphic>
                  <a:graphicData uri="http://schemas.openxmlformats.org/drawingml/2006/picture">
                    <pic:pic>
                      <pic:nvPicPr>
                        <pic:cNvPr id="0" name="image30.png"/>
                        <pic:cNvPicPr preferRelativeResize="0"/>
                      </pic:nvPicPr>
                      <pic:blipFill>
                        <a:blip r:embed="rId11"/>
                        <a:srcRect/>
                        <a:stretch>
                          <a:fillRect/>
                        </a:stretch>
                      </pic:blipFill>
                      <pic:spPr>
                        <a:xfrm>
                          <a:off x="0" y="0"/>
                          <a:ext cx="6480810" cy="1023619"/>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1492441</wp:posOffset>
                </wp:positionV>
                <wp:extent cx="6480810" cy="1598295"/>
                <wp:effectExtent b="0" l="0" r="0" t="0"/>
                <wp:wrapTopAndBottom distB="0" distT="0"/>
                <wp:docPr id="59" name=""/>
                <a:graphic>
                  <a:graphicData uri="http://schemas.microsoft.com/office/word/2010/wordprocessingShape">
                    <wps:wsp>
                      <wps:cNvSpPr/>
                      <wps:cNvPr id="66" name="Shape 66"/>
                      <wps:spPr>
                        <a:xfrm>
                          <a:off x="2110358" y="2985615"/>
                          <a:ext cx="6471285" cy="158877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156.99999809265137"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How will Teams Involved sustain connections established during this project life cycle after the end date?</w:t>
                            </w:r>
                          </w:p>
                          <w:p w:rsidR="00000000" w:rsidDel="00000000" w:rsidP="00000000" w:rsidRDefault="00000000" w:rsidRPr="00000000">
                            <w:pPr>
                              <w:spacing w:after="0" w:before="120" w:line="240"/>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The departments will set up comms to keep channels open for research collaborations</w:t>
                            </w:r>
                          </w:p>
                          <w:p w:rsidR="00000000" w:rsidDel="00000000" w:rsidP="00000000" w:rsidRDefault="00000000" w:rsidRPr="00000000">
                            <w:pPr>
                              <w:spacing w:after="0" w:before="118.99999618530273" w:line="240"/>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Mobility of staff/students will be encouraged.</w:t>
                            </w:r>
                          </w:p>
                          <w:p w:rsidR="00000000" w:rsidDel="00000000" w:rsidP="00000000" w:rsidRDefault="00000000" w:rsidRPr="00000000">
                            <w:pPr>
                              <w:spacing w:after="0" w:before="118.99999618530273" w:line="240"/>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Active research/work (funding in place)</w:t>
                            </w:r>
                          </w:p>
                          <w:p w:rsidR="00000000" w:rsidDel="00000000" w:rsidP="00000000" w:rsidRDefault="00000000" w:rsidRPr="00000000">
                            <w:pPr>
                              <w:spacing w:after="0" w:before="121.99999809265137" w:line="240"/>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Active research/work (funding to be determined)</w:t>
                            </w:r>
                          </w:p>
                          <w:p w:rsidR="00000000" w:rsidDel="00000000" w:rsidP="00000000" w:rsidRDefault="00000000" w:rsidRPr="00000000">
                            <w:pPr>
                              <w:spacing w:after="0" w:before="118.99999618530273" w:line="240"/>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Regulatory: Memorandum of Understanding, processes, systems to be develop</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1492441</wp:posOffset>
                </wp:positionV>
                <wp:extent cx="6480810" cy="1598295"/>
                <wp:effectExtent b="0" l="0" r="0" t="0"/>
                <wp:wrapTopAndBottom distB="0" distT="0"/>
                <wp:docPr id="59" name="image63.png"/>
                <a:graphic>
                  <a:graphicData uri="http://schemas.openxmlformats.org/drawingml/2006/picture">
                    <pic:pic>
                      <pic:nvPicPr>
                        <pic:cNvPr id="0" name="image63.png"/>
                        <pic:cNvPicPr preferRelativeResize="0"/>
                      </pic:nvPicPr>
                      <pic:blipFill>
                        <a:blip r:embed="rId11"/>
                        <a:srcRect/>
                        <a:stretch>
                          <a:fillRect/>
                        </a:stretch>
                      </pic:blipFill>
                      <pic:spPr>
                        <a:xfrm>
                          <a:off x="0" y="0"/>
                          <a:ext cx="6480810" cy="1598295"/>
                        </a:xfrm>
                        <a:prstGeom prst="rect"/>
                        <a:ln/>
                      </pic:spPr>
                    </pic:pic>
                  </a:graphicData>
                </a:graphic>
              </wp:anchor>
            </w:drawing>
          </mc:Fallback>
        </mc:AlternateConten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1"/>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652" w:hRule="atLeast"/>
          <w:tblHeader w:val="0"/>
        </w:trPr>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the joint governance arrangements for the project, including how strategic and operational decision-making responsibilities will be shared between the UK and overseas partner(s)</w:t>
            </w:r>
          </w:p>
        </w:tc>
        <w:tc>
          <w:tcPr>
            <w:shd w:fill="f1f1f1"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386"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Outline the structures and processes that will support joint delivery of the project. This may include governance groups, roles and responsibilities, communication arrangements, frequency of meetings, and how strategic and day-to-day operational decisions will be agreed between UK and overseas partners. Applicants should demonstrate how decision-making and accountability will be shared across the partnership</w:t>
            </w:r>
          </w:p>
        </w:tc>
      </w:tr>
    </w:tbl>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2"/>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783" w:hRule="atLeast"/>
          <w:tblHeader w:val="0"/>
        </w:trPr>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how the allocation of budget and distribution of leadership roles reflect an equitable partnership between UK and overseas institutions</w:t>
            </w:r>
          </w:p>
        </w:tc>
        <w:tc>
          <w:tcPr>
            <w:shd w:fill="f1f1f1"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Explain how financial resources and leadership responsibilities are shared across UK and overseas partners in a way that demonstrates an equitable and balanced partnership. This may include how budget allocations align with roles and responsibilities, how decision-making authority is distributed, and how leadership of key work packages or activities is shared. Applicants should also indicate how equity has been considered in the design of the partnership</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structure and resource allocation</w:t>
            </w:r>
          </w:p>
        </w:tc>
      </w:tr>
    </w:tbl>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pStyle w:val="Heading1"/>
        <w:ind w:left="144" w:firstLine="0"/>
        <w:rPr/>
      </w:pPr>
      <w:r w:rsidDel="00000000" w:rsidR="00000000" w:rsidRPr="00000000">
        <w:rPr>
          <w:rtl w:val="0"/>
        </w:rPr>
        <w:t xml:space="preserve">Expected number of people involved with/engaged in this project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help us gauge how many people will be involved in this project please complete the following table.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Numbers need only be approximations at this stage. In the final project report you will be asked to accurately breakdown these figures.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3"/>
        <w:tblW w:w="10189.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2"/>
        <w:gridCol w:w="994"/>
        <w:gridCol w:w="991"/>
        <w:gridCol w:w="1843"/>
        <w:gridCol w:w="1702"/>
        <w:gridCol w:w="2537"/>
        <w:tblGridChange w:id="0">
          <w:tblGrid>
            <w:gridCol w:w="2122"/>
            <w:gridCol w:w="994"/>
            <w:gridCol w:w="991"/>
            <w:gridCol w:w="1843"/>
            <w:gridCol w:w="1702"/>
            <w:gridCol w:w="2537"/>
          </w:tblGrid>
        </w:tblGridChange>
      </w:tblGrid>
      <w:tr>
        <w:trPr>
          <w:cantSplit w:val="0"/>
          <w:trHeight w:val="371" w:hRule="atLeast"/>
          <w:tblHeader w:val="0"/>
        </w:trPr>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Country/Nation</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Female</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Male</w:t>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 not to say</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another way</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Self-declared disability</w:t>
            </w:r>
          </w:p>
        </w:tc>
      </w:tr>
      <w:tr>
        <w:trPr>
          <w:cantSplit w:val="0"/>
          <w:trHeight w:val="374" w:hRule="atLeast"/>
          <w:tblHeader w:val="0"/>
        </w:trPr>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England</w:t>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Northern Ireland</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3"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Scotland</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Wales</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3" w:hRule="atLeast"/>
          <w:tblHeader w:val="0"/>
        </w:trPr>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Outside of the UK</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2">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14" name=""/>
                <a:graphic>
                  <a:graphicData uri="http://schemas.microsoft.com/office/word/2010/wordprocessingShape">
                    <wps:wsp>
                      <wps:cNvSpPr/>
                      <wps:cNvPr id="15" name="Shape 15"/>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2: Project Title &amp; Description</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14" name="image15.png"/>
                <a:graphic>
                  <a:graphicData uri="http://schemas.openxmlformats.org/drawingml/2006/picture">
                    <pic:pic>
                      <pic:nvPicPr>
                        <pic:cNvPr id="0" name="image15.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4"/>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130" w:hRule="atLeast"/>
          <w:tblHeader w:val="0"/>
        </w:trPr>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Title (25 words max)</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b w:val="1"/>
                <w:bCs w:val="1"/>
                <w:rtl w:val="0"/>
              </w:rPr>
              <w:t xml:space="preserve">From Regional Expertise to Global Learning:</w:t>
            </w:r>
            <w:r w:rsidDel="00000000" w:rsidR="00000000" w:rsidRPr="00000000">
              <w:rPr>
                <w:rtl w:val="0"/>
              </w:rPr>
              <w:t xml:space="preserve"> Exploring Distance and Transnational Education Opportunities between The Open University and Ifes</w:t>
            </w:r>
          </w:p>
        </w:tc>
        <w:tc>
          <w:tcPr>
            <w:shd w:fill="f4f4f4" w:val="cle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short, clear title for your project that clearly explains the focus of the project. There is no need to create acronyms within the title.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good example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would be: “Bridging Borders: Advancing STEM through transnational education”</w:t>
            </w:r>
          </w:p>
        </w:tc>
      </w:tr>
    </w:tbl>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236665</wp:posOffset>
                </wp:positionV>
                <wp:extent cx="6480810" cy="252095"/>
                <wp:effectExtent b="0" l="0" r="0" t="0"/>
                <wp:wrapTopAndBottom distB="0" distT="0"/>
                <wp:docPr id="48" name=""/>
                <a:graphic>
                  <a:graphicData uri="http://schemas.microsoft.com/office/word/2010/wordprocessingShape">
                    <wps:wsp>
                      <wps:cNvSpPr/>
                      <wps:cNvPr id="55" name="Shape 55"/>
                      <wps:spPr>
                        <a:xfrm>
                          <a:off x="2110358" y="3658715"/>
                          <a:ext cx="6471285" cy="24257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Proposed start date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236665</wp:posOffset>
                </wp:positionV>
                <wp:extent cx="6480810" cy="252095"/>
                <wp:effectExtent b="0" l="0" r="0" t="0"/>
                <wp:wrapTopAndBottom distB="0" distT="0"/>
                <wp:docPr id="48" name="image52.png"/>
                <a:graphic>
                  <a:graphicData uri="http://schemas.openxmlformats.org/drawingml/2006/picture">
                    <pic:pic>
                      <pic:nvPicPr>
                        <pic:cNvPr id="0" name="image52.png"/>
                        <pic:cNvPicPr preferRelativeResize="0"/>
                      </pic:nvPicPr>
                      <pic:blipFill>
                        <a:blip r:embed="rId11"/>
                        <a:srcRect/>
                        <a:stretch>
                          <a:fillRect/>
                        </a:stretch>
                      </pic:blipFill>
                      <pic:spPr>
                        <a:xfrm>
                          <a:off x="0" y="0"/>
                          <a:ext cx="6480810" cy="25209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722820</wp:posOffset>
                </wp:positionV>
                <wp:extent cx="6480810" cy="252095"/>
                <wp:effectExtent b="0" l="0" r="0" t="0"/>
                <wp:wrapTopAndBottom distB="0" distT="0"/>
                <wp:docPr id="57" name=""/>
                <a:graphic>
                  <a:graphicData uri="http://schemas.microsoft.com/office/word/2010/wordprocessingShape">
                    <wps:wsp>
                      <wps:cNvSpPr/>
                      <wps:cNvPr id="64" name="Shape 64"/>
                      <wps:spPr>
                        <a:xfrm>
                          <a:off x="2110358" y="3658715"/>
                          <a:ext cx="6471285" cy="24257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Is there a start date beyond which you cannot undertake the project?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722820</wp:posOffset>
                </wp:positionV>
                <wp:extent cx="6480810" cy="252095"/>
                <wp:effectExtent b="0" l="0" r="0" t="0"/>
                <wp:wrapTopAndBottom distB="0" distT="0"/>
                <wp:docPr id="57" name="image61.png"/>
                <a:graphic>
                  <a:graphicData uri="http://schemas.openxmlformats.org/drawingml/2006/picture">
                    <pic:pic>
                      <pic:nvPicPr>
                        <pic:cNvPr id="0" name="image61.png"/>
                        <pic:cNvPicPr preferRelativeResize="0"/>
                      </pic:nvPicPr>
                      <pic:blipFill>
                        <a:blip r:embed="rId11"/>
                        <a:srcRect/>
                        <a:stretch>
                          <a:fillRect/>
                        </a:stretch>
                      </pic:blipFill>
                      <pic:spPr>
                        <a:xfrm>
                          <a:off x="0" y="0"/>
                          <a:ext cx="6480810" cy="252095"/>
                        </a:xfrm>
                        <a:prstGeom prst="rect"/>
                        <a:ln/>
                      </pic:spPr>
                    </pic:pic>
                  </a:graphicData>
                </a:graphic>
              </wp:anchor>
            </w:drawing>
          </mc:Fallback>
        </mc:AlternateConten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5"/>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4034" w:hRule="atLeast"/>
          <w:tblHeader w:val="0"/>
        </w:trPr>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Purpose (75 words max)</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t xml:space="preserve">This project will explore how regionally specialised expertise within the Ifes multi-campus network can be expanded through high-quality, inclusive distance learning. Through a knowledge exchange partnership between </w:t>
            </w:r>
            <w:sdt>
              <w:sdtPr>
                <w:id w:val="1988089802"/>
                <w:tag w:val="goog_rdk_55"/>
              </w:sdtPr>
              <w:sdtContent>
                <w:ins w:author="Vanessa Battestin" w:id="20" w:date="2026-06-09T12:28:48Z">
                  <w:r w:rsidDel="00000000" w:rsidR="00000000" w:rsidRPr="00000000">
                    <w:rPr>
                      <w:rtl w:val="0"/>
                    </w:rPr>
                    <w:t xml:space="preserve">t</w:t>
                  </w:r>
                </w:ins>
              </w:sdtContent>
            </w:sdt>
            <w:sdt>
              <w:sdtPr>
                <w:id w:val="-943600254"/>
                <w:tag w:val="goog_rdk_56"/>
              </w:sdtPr>
              <w:sdtContent>
                <w:del w:author="Vanessa Battestin" w:id="20" w:date="2026-06-09T12:28:48Z">
                  <w:r w:rsidDel="00000000" w:rsidR="00000000" w:rsidRPr="00000000">
                    <w:rPr>
                      <w:rtl w:val="0"/>
                    </w:rPr>
                    <w:delText xml:space="preserve">T</w:delText>
                  </w:r>
                </w:del>
              </w:sdtContent>
            </w:sdt>
            <w:r w:rsidDel="00000000" w:rsidR="00000000" w:rsidRPr="00000000">
              <w:rPr>
                <w:rtl w:val="0"/>
              </w:rPr>
              <w:t xml:space="preserve">he </w:t>
            </w:r>
            <w:sdt>
              <w:sdtPr>
                <w:id w:val="2021600665"/>
                <w:tag w:val="goog_rdk_57"/>
              </w:sdtPr>
              <w:sdtContent>
                <w:ins w:author="Vanessa Battestin" w:id="21" w:date="2026-06-09T12:27:13Z">
                  <w:r w:rsidDel="00000000" w:rsidR="00000000" w:rsidRPr="00000000">
                    <w:rPr>
                      <w:rtl w:val="0"/>
                    </w:rPr>
                    <w:t xml:space="preserve">Institute of Educational Technology (IET) at The </w:t>
                  </w:r>
                </w:ins>
              </w:sdtContent>
            </w:sdt>
            <w:r w:rsidDel="00000000" w:rsidR="00000000" w:rsidRPr="00000000">
              <w:rPr>
                <w:rtl w:val="0"/>
              </w:rPr>
              <w:t xml:space="preserve">Open University</w:t>
            </w:r>
            <w:sdt>
              <w:sdtPr>
                <w:id w:val="-1417672271"/>
                <w:tag w:val="goog_rdk_58"/>
              </w:sdtPr>
              <w:sdtContent>
                <w:ins w:author="Vanessa Battestin" w:id="22" w:date="2026-06-09T12:27:35Z">
                  <w:r w:rsidDel="00000000" w:rsidR="00000000" w:rsidRPr="00000000">
                    <w:rPr>
                      <w:rtl w:val="0"/>
                    </w:rPr>
                    <w:t xml:space="preserve"> (OU)</w:t>
                  </w:r>
                </w:ins>
              </w:sdtContent>
            </w:sdt>
            <w:r w:rsidDel="00000000" w:rsidR="00000000" w:rsidRPr="00000000">
              <w:rPr>
                <w:rtl w:val="0"/>
              </w:rPr>
              <w:t xml:space="preserve"> and </w:t>
            </w:r>
            <w:sdt>
              <w:sdtPr>
                <w:id w:val="960331151"/>
                <w:tag w:val="goog_rdk_59"/>
              </w:sdtPr>
              <w:sdtContent>
                <w:ins w:author="Vanessa Battestin" w:id="23" w:date="2026-06-09T12:28:10Z">
                  <w:r w:rsidDel="00000000" w:rsidR="00000000" w:rsidRPr="00000000">
                    <w:rPr>
                      <w:rtl w:val="0"/>
                    </w:rPr>
                    <w:t xml:space="preserve">the </w:t>
                  </w:r>
                </w:ins>
                <w:sdt>
                  <w:sdtPr>
                    <w:id w:val="736826980"/>
                    <w:tag w:val="goog_rdk_60"/>
                  </w:sdtPr>
                  <w:sdtContent>
                    <w:ins w:author="Vanessa Battestin" w:id="23" w:date="2026-06-09T12:28:10Z">
                      <w:r w:rsidDel="00000000" w:rsidR="00000000" w:rsidRPr="00000000">
                        <w:rPr>
                          <w:rtl w:val="0"/>
                          <w:rPrChange w:author="Vanessa Battestin" w:id="24" w:date="2026-06-09T12:28:10Z">
                            <w:rPr/>
                          </w:rPrChange>
                        </w:rPr>
                        <w:t xml:space="preserve">Reference Centre for Training and Distance Education (Cefor) at the Federal Institute of Espírito Santo (Ifes)</w:t>
                      </w:r>
                    </w:ins>
                  </w:sdtContent>
                </w:sdt>
                <w:ins w:author="Vanessa Battestin" w:id="23" w:date="2026-06-09T12:28:10Z"/>
              </w:sdtContent>
            </w:sdt>
            <w:sdt>
              <w:sdtPr>
                <w:id w:val="-972273697"/>
                <w:tag w:val="goog_rdk_61"/>
              </w:sdtPr>
              <w:sdtContent>
                <w:del w:author="Vanessa Battestin" w:id="23" w:date="2026-06-09T12:28:10Z"/>
                <w:sdt>
                  <w:sdtPr>
                    <w:id w:val="-1182682340"/>
                    <w:tag w:val="goog_rdk_62"/>
                  </w:sdtPr>
                  <w:sdtContent>
                    <w:del w:author="Vanessa Battestin" w:id="23" w:date="2026-06-09T12:28:10Z">
                      <w:r w:rsidDel="00000000" w:rsidR="00000000" w:rsidRPr="00000000">
                        <w:rPr>
                          <w:rtl w:val="0"/>
                          <w:rPrChange w:author="Vanessa Battestin" w:id="24" w:date="2026-06-09T12:28:10Z">
                            <w:rPr/>
                          </w:rPrChange>
                        </w:rPr>
                        <w:delText xml:space="preserve">Ifes CEFOR</w:delText>
                      </w:r>
                    </w:del>
                  </w:sdtContent>
                </w:sdt>
                <w:del w:author="Vanessa Battestin" w:id="23" w:date="2026-06-09T12:28:10Z"/>
              </w:sdtContent>
            </w:sdt>
            <w:r w:rsidDel="00000000" w:rsidR="00000000" w:rsidRPr="00000000">
              <w:rPr>
                <w:rtl w:val="0"/>
              </w:rPr>
              <w:t xml:space="preserve">, the project will identify opportunities to widen access to locally relevant knowledge, strengthen institutional capacity, and develop a roadmap for future online and transnational education initiatives that support sustainable regional development and learner inclusion.</w:t>
            </w:r>
          </w:p>
        </w:tc>
        <w:tc>
          <w:tcPr>
            <w:shd w:fill="f4f4f4"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 2-3 sentences, describe the overall purpose of your project – why it exists and what it aims to achieve. Focus on the core aim of the project and not detailed outcomes or activities.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5" w:right="131"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good example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would be: “We aim to promote equity and accessibility for students with disabilities in higher education. The project focuses on identifying and removing barriers to participation through inclusive policies, adaptive technologies, and capacity-building for educators and institutions. By fostering an environment where all students can thrive, the project seeks to create sustainable frameworks that ensure academic success, equal opportunities, and a truly inclusive higher education experience.”</w:t>
            </w:r>
          </w:p>
        </w:tc>
      </w:tr>
    </w:tb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6"/>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4673" w:hRule="atLeast"/>
          <w:tblHeader w:val="0"/>
        </w:trPr>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Objectives (120 words max)</w:t>
            </w:r>
          </w:p>
          <w:p w:rsidR="00000000" w:rsidDel="00000000" w:rsidP="00000000" w:rsidRDefault="00000000" w:rsidRPr="00000000" w14:paraId="000001A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Exchange expertise between The Open University/IET and Ifes/CEFOR on topics such as distance learning design, quality assurance, learner support, accessibility, digital education practices, AI in education, micro-credentials, learning analytics, and personalized and adaptive learning</w:t>
            </w:r>
          </w:p>
          <w:p w:rsidR="00000000" w:rsidDel="00000000" w:rsidP="00000000" w:rsidRDefault="00000000" w:rsidRPr="00000000" w14:paraId="000001A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Identify regionally specialised areas of expertise across selected Ifes campuses — including in sustainability, environmental education, and culturally diverse communities — with potential for wider online delivery and future transnational education opportunities.</w:t>
            </w:r>
          </w:p>
          <w:p w:rsidR="00000000" w:rsidDel="00000000" w:rsidP="00000000" w:rsidRDefault="00000000" w:rsidRPr="00000000" w14:paraId="000001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Strengthen institutional capacity for online and transnational education through joint workshops, visits, and collaborative planning activities.</w:t>
            </w:r>
          </w:p>
          <w:p w:rsidR="00000000" w:rsidDel="00000000" w:rsidP="00000000" w:rsidRDefault="00000000" w:rsidRPr="00000000" w14:paraId="000001A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Co-develop a practical framework and strategic roadmap to support future online and transnational education initiatives between the partner institutions, embedding principles of inclusion, equity, and sustainability.".</w:t>
            </w:r>
            <w:r w:rsidDel="00000000" w:rsidR="00000000" w:rsidRPr="00000000">
              <w:rPr>
                <w:rtl w:val="0"/>
              </w:rPr>
            </w:r>
          </w:p>
        </w:tc>
        <w:tc>
          <w:tcPr>
            <w:shd w:fill="f4f4f4" w:val="cle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List 1-5 clear and specific objectives that the project aims to address. Focus on what your project will actually do or produce. Avoid vague phrases like ‘we aim to explore’ or ‘we will examine’ etc.</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Good examples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would be: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5"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Assess and Address Barriers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Conduct comprehensive audits of institutional policies, physical infrastructure, and digital platforms to identify barriers faced by students with disabilities, and recommend actionable improvements.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Develop Inclusive Teaching and Support Practices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Design and implement training programs for faculty and staff to promote inclusive pedagogy,</w:t>
            </w:r>
          </w:p>
        </w:tc>
      </w:tr>
    </w:tbl>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7"/>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277" w:hRule="atLeast"/>
          <w:tblHeader w:val="0"/>
        </w:trPr>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4f4f4" w:val="cle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accessibility awareness, and effective student support systems.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5" w:right="219"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Implement Adaptive Technologies and Resources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82"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Introduce and evaluate assistive technologies and accessible learning materials to enhance academic engagement and performance for</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students with diverse needs”</w:t>
            </w:r>
          </w:p>
        </w:tc>
      </w:tr>
    </w:tbl>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8"/>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652" w:hRule="atLeast"/>
          <w:tblHeader w:val="0"/>
        </w:trPr>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of the following SGDs will this project contribute towards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select no more than 5</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SDGs will show)</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b w:val="1"/>
                <w:bCs w:val="1"/>
              </w:rPr>
            </w:pPr>
            <w:r w:rsidDel="00000000" w:rsidR="00000000" w:rsidRPr="00000000">
              <w:rPr>
                <w:b w:val="1"/>
                <w:bCs w:val="1"/>
                <w:rtl w:val="0"/>
              </w:rPr>
              <w:t xml:space="preserve">SDG 4 – Quality Education</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pPr>
            <w:r w:rsidDel="00000000" w:rsidR="00000000" w:rsidRPr="00000000">
              <w:rPr>
                <w:rtl w:val="0"/>
              </w:rPr>
              <w:t xml:space="preserve">The project will support the development of high-quality and inclusive distance learning by facilitating knowledge exchange on curriculum design, learner support, accessibility, </w:t>
            </w:r>
            <w:sdt>
              <w:sdtPr>
                <w:id w:val="1496277854"/>
                <w:tag w:val="goog_rdk_63"/>
              </w:sdtPr>
              <w:sdtContent>
                <w:del w:author="Vanessa Battestin" w:id="25" w:date="2026-06-09T13:00:05Z">
                  <w:r w:rsidDel="00000000" w:rsidR="00000000" w:rsidRPr="00000000">
                    <w:rPr>
                      <w:rtl w:val="0"/>
                    </w:rPr>
                    <w:delText xml:space="preserve">and </w:delText>
                  </w:r>
                </w:del>
              </w:sdtContent>
            </w:sdt>
            <w:r w:rsidDel="00000000" w:rsidR="00000000" w:rsidRPr="00000000">
              <w:rPr>
                <w:rtl w:val="0"/>
              </w:rPr>
              <w:t xml:space="preserve">quality assurance</w:t>
            </w:r>
            <w:sdt>
              <w:sdtPr>
                <w:id w:val="1466712126"/>
                <w:tag w:val="goog_rdk_64"/>
              </w:sdtPr>
              <w:sdtContent>
                <w:ins w:author="Vanessa Battestin" w:id="26" w:date="2026-06-09T13:00:08Z">
                  <w:r w:rsidDel="00000000" w:rsidR="00000000" w:rsidRPr="00000000">
                    <w:rPr>
                      <w:rtl w:val="0"/>
                    </w:rPr>
                    <w:t xml:space="preserve">, </w:t>
                  </w:r>
                </w:ins>
                <w:sdt>
                  <w:sdtPr>
                    <w:id w:val="-530268714"/>
                    <w:tag w:val="goog_rdk_65"/>
                  </w:sdtPr>
                  <w:sdtContent>
                    <w:ins w:author="Vanessa Battestin" w:id="26" w:date="2026-06-09T13:00:08Z">
                      <w:r w:rsidDel="00000000" w:rsidR="00000000" w:rsidRPr="00000000">
                        <w:rPr>
                          <w:rtl w:val="0"/>
                          <w:rPrChange w:author="Vanessa Battestin" w:id="27" w:date="2026-06-09T13:00:08Z">
                            <w:rPr/>
                          </w:rPrChange>
                        </w:rPr>
                        <w:t xml:space="preserve">AI in education, micro-credentials, learning analytics, and personalised and adaptive learning</w:t>
                      </w:r>
                    </w:ins>
                  </w:sdtContent>
                </w:sdt>
                <w:ins w:author="Vanessa Battestin" w:id="26" w:date="2026-06-09T13:00:08Z"/>
              </w:sdtContent>
            </w:sdt>
            <w:r w:rsidDel="00000000" w:rsidR="00000000" w:rsidRPr="00000000">
              <w:rPr>
                <w:rtl w:val="0"/>
              </w:rPr>
              <w:t xml:space="preserve">. It will also identify opportunities to expand access to specialised educational provision through online delivery.</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b w:val="1"/>
                <w:bCs w:val="1"/>
              </w:rPr>
            </w:pPr>
            <w:r w:rsidDel="00000000" w:rsidR="00000000" w:rsidRPr="00000000">
              <w:rPr>
                <w:b w:val="1"/>
                <w:bCs w:val="1"/>
                <w:rtl w:val="0"/>
              </w:rPr>
              <w:t xml:space="preserve">SDG 5 – Gender Equality</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pPr>
            <w:r w:rsidDel="00000000" w:rsidR="00000000" w:rsidRPr="00000000">
              <w:rPr>
                <w:rtl w:val="0"/>
              </w:rPr>
              <w:t xml:space="preserve">The project will promote gender equality by embedding inclusive design principles into discussions on future online and transnational education provision. Particular</w:t>
            </w:r>
            <w:sdt>
              <w:sdtPr>
                <w:id w:val="-65080613"/>
                <w:tag w:val="goog_rdk_66"/>
              </w:sdtPr>
              <w:sdtContent>
                <w:ins w:author="Vanessa Battestin" w:id="28" w:date="2026-06-09T13:28:32Z">
                  <w:r w:rsidDel="00000000" w:rsidR="00000000" w:rsidRPr="00000000">
                    <w:rPr>
                      <w:rtl w:val="0"/>
                    </w:rPr>
                    <w:t xml:space="preserve">ly,</w:t>
                  </w:r>
                </w:ins>
              </w:sdtContent>
            </w:sdt>
            <w:r w:rsidDel="00000000" w:rsidR="00000000" w:rsidRPr="00000000">
              <w:rPr>
                <w:rtl w:val="0"/>
              </w:rPr>
              <w:t xml:space="preserve"> </w:t>
            </w:r>
            <w:sdt>
              <w:sdtPr>
                <w:id w:val="384738407"/>
                <w:tag w:val="goog_rdk_67"/>
              </w:sdtPr>
              <w:sdtContent>
                <w:del w:author="Vanessa Battestin" w:id="29" w:date="2026-06-09T13:28:36Z">
                  <w:r w:rsidDel="00000000" w:rsidR="00000000" w:rsidRPr="00000000">
                    <w:rPr>
                      <w:rtl w:val="0"/>
                    </w:rPr>
                    <w:delText xml:space="preserve">consideration will be given to how </w:delText>
                  </w:r>
                </w:del>
              </w:sdtContent>
            </w:sdt>
            <w:r w:rsidDel="00000000" w:rsidR="00000000" w:rsidRPr="00000000">
              <w:rPr>
                <w:rtl w:val="0"/>
              </w:rPr>
              <w:t xml:space="preserve">distance learning can increase access and participation for women </w:t>
            </w:r>
            <w:sdt>
              <w:sdtPr>
                <w:id w:val="1676492174"/>
                <w:tag w:val="goog_rdk_68"/>
              </w:sdtPr>
              <w:sdtContent>
                <w:ins w:author="Vanessa Battestin" w:id="30" w:date="2026-06-09T13:27:20Z"/>
                <w:sdt>
                  <w:sdtPr>
                    <w:id w:val="1603730178"/>
                    <w:tag w:val="goog_rdk_69"/>
                  </w:sdtPr>
                  <w:sdtContent>
                    <w:ins w:author="Vanessa Battestin" w:id="30" w:date="2026-06-09T13:27:20Z">
                      <w:r w:rsidDel="00000000" w:rsidR="00000000" w:rsidRPr="00000000">
                        <w:rPr>
                          <w:rtl w:val="0"/>
                          <w:rPrChange w:author="Vanessa Battestin" w:id="31" w:date="2026-06-09T13:27:20Z">
                            <w:rPr/>
                          </w:rPrChange>
                        </w:rPr>
                        <w:t xml:space="preserve">who face barriers to accessing face-to-face education due to work, family and childcare commitments. </w:t>
                      </w:r>
                    </w:ins>
                  </w:sdtContent>
                </w:sdt>
                <w:ins w:author="Vanessa Battestin" w:id="30" w:date="2026-06-09T13:27:20Z"/>
              </w:sdtContent>
            </w:sdt>
            <w:sdt>
              <w:sdtPr>
                <w:id w:val="-1308266575"/>
                <w:tag w:val="goog_rdk_70"/>
              </w:sdtPr>
              <w:sdtContent>
                <w:del w:author="Vanessa Battestin" w:id="30" w:date="2026-06-09T13:27:20Z"/>
                <w:sdt>
                  <w:sdtPr>
                    <w:id w:val="1906575171"/>
                    <w:tag w:val="goog_rdk_71"/>
                  </w:sdtPr>
                  <w:sdtContent>
                    <w:del w:author="Vanessa Battestin" w:id="30" w:date="2026-06-09T13:27:20Z">
                      <w:r w:rsidDel="00000000" w:rsidR="00000000" w:rsidRPr="00000000">
                        <w:rPr>
                          <w:rtl w:val="0"/>
                          <w:rPrChange w:author="Vanessa Battestin" w:id="31" w:date="2026-06-09T13:27:20Z">
                            <w:rPr/>
                          </w:rPrChange>
                        </w:rPr>
                        <w:delText xml:space="preserve">in underserved regions</w:delText>
                      </w:r>
                    </w:del>
                  </w:sdtContent>
                </w:sdt>
                <w:del w:author="Vanessa Battestin" w:id="30" w:date="2026-06-09T13:27:20Z"/>
              </w:sdtContent>
            </w:sdt>
            <w:r w:rsidDel="00000000" w:rsidR="00000000" w:rsidRPr="00000000">
              <w:rPr>
                <w:rtl w:val="0"/>
              </w:rPr>
              <w:t xml:space="preserv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b w:val="1"/>
                <w:bCs w:val="1"/>
              </w:rPr>
            </w:pPr>
            <w:r w:rsidDel="00000000" w:rsidR="00000000" w:rsidRPr="00000000">
              <w:rPr>
                <w:b w:val="1"/>
                <w:bCs w:val="1"/>
                <w:rtl w:val="0"/>
              </w:rPr>
              <w:t xml:space="preserve">SDG 10 – Reduced Inequalities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pPr>
            <w:r w:rsidDel="00000000" w:rsidR="00000000" w:rsidRPr="00000000">
              <w:rPr>
                <w:rtl w:val="0"/>
              </w:rPr>
              <w:t xml:space="preserve">The project will explore how distance learning can widen access to regionally specialised knowledge that may otherwise be limited by geography or local availability. By identifying more inclusive and flexible approaches to learning, the project aims to support broader participation from underrepresented and underserved communities.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b w:val="1"/>
                <w:bCs w:val="1"/>
              </w:rPr>
            </w:pPr>
            <w:r w:rsidDel="00000000" w:rsidR="00000000" w:rsidRPr="00000000">
              <w:rPr>
                <w:b w:val="1"/>
                <w:bCs w:val="1"/>
                <w:rtl w:val="0"/>
              </w:rPr>
              <w:t xml:space="preserve">SDG 13 – Climate Action</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pPr>
            <w:r w:rsidDel="00000000" w:rsidR="00000000" w:rsidRPr="00000000">
              <w:rPr>
                <w:rtl w:val="0"/>
              </w:rPr>
              <w:t xml:space="preserve">The project will identify opportunities to expand access to educational expertise related to environmental sustainability, climate resilience, and regional development, supporting future learning initiatives that contribute to addressing environmental challenges.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b w:val="1"/>
                <w:bCs w:val="1"/>
              </w:rPr>
            </w:pPr>
            <w:r w:rsidDel="00000000" w:rsidR="00000000" w:rsidRPr="00000000">
              <w:rPr>
                <w:b w:val="1"/>
                <w:bCs w:val="1"/>
                <w:rtl w:val="0"/>
              </w:rPr>
              <w:t xml:space="preserve">SDG 14 – Life Below Water</w:t>
            </w:r>
          </w:p>
          <w:sdt>
            <w:sdtPr>
              <w:id w:val="1516027573"/>
              <w:tag w:val="goog_rdk_73"/>
            </w:sdtPr>
            <w:sdtContent>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ins w:author="Vanessa Battestin" w:id="32" w:date="2026-06-09T13:37:35Z"/>
                  </w:rPr>
                </w:pPr>
                <w:r w:rsidDel="00000000" w:rsidR="00000000" w:rsidRPr="00000000">
                  <w:rPr>
                    <w:rtl w:val="0"/>
                  </w:rPr>
                  <w:t xml:space="preserve">The project will explore how regionally embedded expertise in coastal and marine environments can be shared through distance learning, supporting wider dissemination of knowledge related to sustainable use of marine resources and blue economy initiatives.</w:t>
                </w:r>
                <w:sdt>
                  <w:sdtPr>
                    <w:id w:val="-566767433"/>
                    <w:tag w:val="goog_rdk_72"/>
                  </w:sdtPr>
                  <w:sdtContent>
                    <w:ins w:author="Vanessa Battestin" w:id="32" w:date="2026-06-09T13:37:35Z">
                      <w:r w:rsidDel="00000000" w:rsidR="00000000" w:rsidRPr="00000000">
                        <w:rPr>
                          <w:rtl w:val="0"/>
                        </w:rPr>
                      </w:r>
                    </w:ins>
                  </w:sdtContent>
                </w:sdt>
              </w:p>
            </w:sdtContent>
          </w:sdt>
          <w:sdt>
            <w:sdtPr>
              <w:id w:val="1598594590"/>
              <w:tag w:val="goog_rdk_75"/>
            </w:sdtPr>
            <w:sdtContent>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ins w:author="Vanessa Battestin" w:id="32" w:date="2026-06-09T13:37:35Z"/>
                  </w:rPr>
                </w:pPr>
                <w:sdt>
                  <w:sdtPr>
                    <w:id w:val="-548647107"/>
                    <w:tag w:val="goog_rdk_74"/>
                  </w:sdtPr>
                  <w:sdtContent>
                    <w:ins w:author="Vanessa Battestin" w:id="32" w:date="2026-06-09T13:37:35Z">
                      <w:r w:rsidDel="00000000" w:rsidR="00000000" w:rsidRPr="00000000">
                        <w:rPr>
                          <w:rtl w:val="0"/>
                        </w:rPr>
                      </w:r>
                    </w:ins>
                  </w:sdtContent>
                </w:sdt>
              </w:p>
            </w:sdtContent>
          </w:sdt>
          <w:sdt>
            <w:sdtPr>
              <w:id w:val="-1112008926"/>
              <w:tag w:val="goog_rdk_78"/>
            </w:sdtPr>
            <w:sdtContent>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ins w:author="Vanessa Battestin" w:id="32" w:date="2026-06-09T13:37:35Z"/>
                    <w:b w:val="1"/>
                    <w:bCs w:val="1"/>
                    <w:rPrChange w:author="Vanessa Battestin" w:id="33" w:date="2026-06-09T13:37:35Z">
                      <w:rPr/>
                    </w:rPrChange>
                  </w:rPr>
                </w:pPr>
                <w:sdt>
                  <w:sdtPr>
                    <w:id w:val="-197382157"/>
                    <w:tag w:val="goog_rdk_76"/>
                  </w:sdtPr>
                  <w:sdtContent>
                    <w:ins w:author="Vanessa Battestin" w:id="32" w:date="2026-06-09T13:37:35Z"/>
                    <w:sdt>
                      <w:sdtPr>
                        <w:id w:val="-1643766871"/>
                        <w:tag w:val="goog_rdk_77"/>
                      </w:sdtPr>
                      <w:sdtContent>
                        <w:ins w:author="Vanessa Battestin" w:id="32" w:date="2026-06-09T13:37:35Z">
                          <w:r w:rsidDel="00000000" w:rsidR="00000000" w:rsidRPr="00000000">
                            <w:rPr>
                              <w:b w:val="1"/>
                              <w:bCs w:val="1"/>
                              <w:rtl w:val="0"/>
                              <w:rPrChange w:author="Vanessa Battestin" w:id="33" w:date="2026-06-09T13:37:35Z">
                                <w:rPr/>
                              </w:rPrChange>
                            </w:rPr>
                            <w:t xml:space="preserve">SDG 17 — Partnerships and Means of Implementation</w:t>
                          </w:r>
                        </w:ins>
                      </w:sdtContent>
                    </w:sdt>
                    <w:ins w:author="Vanessa Battestin" w:id="32" w:date="2026-06-09T13:37:35Z"/>
                  </w:sdtContent>
                </w:sdt>
              </w:p>
            </w:sdtContent>
          </w:sdt>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pPr>
            <w:sdt>
              <w:sdtPr>
                <w:id w:val="1700637579"/>
                <w:tag w:val="goog_rdk_79"/>
              </w:sdtPr>
              <w:sdtContent>
                <w:ins w:author="Vanessa Battestin" w:id="32" w:date="2026-06-09T13:37:35Z"/>
                <w:sdt>
                  <w:sdtPr>
                    <w:id w:val="-2146739813"/>
                    <w:tag w:val="goog_rdk_80"/>
                  </w:sdtPr>
                  <w:sdtContent>
                    <w:ins w:author="Vanessa Battestin" w:id="32" w:date="2026-06-09T13:37:35Z">
                      <w:r w:rsidDel="00000000" w:rsidR="00000000" w:rsidRPr="00000000">
                        <w:rPr>
                          <w:rtl w:val="0"/>
                          <w:rPrChange w:author="Vanessa Battestin" w:id="33" w:date="2026-06-09T13:37:35Z">
                            <w:rPr/>
                          </w:rPrChange>
                        </w:rPr>
                        <w:t xml:space="preserve">The project establishes an equitable and sustainable institutional partnership between the UK and Brazil, fostering South-North collaboration and laying the foundations for future joint applications to British Council, Erasmus+, Horizon Europe and other calls for proposals, thereby amplifying the impact beyond the scope of the project.</w:t>
                      </w:r>
                    </w:ins>
                  </w:sdtContent>
                </w:sdt>
                <w:ins w:author="Vanessa Battestin" w:id="32" w:date="2026-06-09T13:37:35Z"/>
              </w:sdtContent>
            </w:sdt>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b w:val="1"/>
                <w:bCs w:val="1"/>
              </w:rPr>
            </w:pPr>
            <w:r w:rsidDel="00000000" w:rsidR="00000000" w:rsidRPr="00000000">
              <w:rPr>
                <w:rtl w:val="0"/>
              </w:rPr>
            </w:r>
          </w:p>
        </w:tc>
        <w:tc>
          <w:tcPr>
            <w:shd w:fill="f4f4f4"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of the Sustainable Development Goals you select you will be asked to give 1-2 sentences explaining broadly how your project will contribute to the SDG(s) selected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good example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SDG 05: Gender</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13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Equality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We aim to improve access to STEM resources and leadership opportunities for female students through gender-sensitive curricula and mentoring schemes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3">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25" name=""/>
                <a:graphic>
                  <a:graphicData uri="http://schemas.microsoft.com/office/word/2010/wordprocessingShape">
                    <wps:wsp>
                      <wps:cNvSpPr/>
                      <wps:cNvPr id="29" name="Shape 29"/>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2: Transnational Education</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25" name="image26.png"/>
                <a:graphic>
                  <a:graphicData uri="http://schemas.openxmlformats.org/drawingml/2006/picture">
                    <pic:pic>
                      <pic:nvPicPr>
                        <pic:cNvPr id="0" name="image26.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9"/>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384" w:hRule="atLeast"/>
          <w:tblHeader w:val="0"/>
        </w:trPr>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TNE strategy that your partnership will focus on:</w:t>
            </w:r>
          </w:p>
          <w:p w:rsidR="00000000" w:rsidDel="00000000" w:rsidP="00000000" w:rsidRDefault="00000000" w:rsidRPr="00000000" w14:paraId="000001D6">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365"/>
              </w:tabs>
              <w:spacing w:after="0" w:before="120" w:line="240" w:lineRule="auto"/>
              <w:ind w:left="365" w:right="0" w:hanging="2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1: Improve data and insights on</w:t>
            </w:r>
          </w:p>
          <w:p w:rsidR="00000000" w:rsidDel="00000000" w:rsidP="00000000" w:rsidRDefault="00000000" w:rsidRPr="00000000" w14:paraId="000001D7">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365"/>
              </w:tabs>
              <w:spacing w:after="0" w:before="119" w:line="240" w:lineRule="auto"/>
              <w:ind w:left="365" w:right="0" w:hanging="2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2: Promote UK TNE’s reputation for</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quality</w:t>
            </w:r>
          </w:p>
          <w:p w:rsidR="00000000" w:rsidDel="00000000" w:rsidP="00000000" w:rsidRDefault="00000000" w:rsidRPr="00000000" w14:paraId="000001D9">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365"/>
              </w:tabs>
              <w:spacing w:after="0" w:before="119" w:line="240" w:lineRule="auto"/>
              <w:ind w:left="107" w:right="8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3: Inform policy development and support the growth of UK TNE in partner countries</w:t>
            </w:r>
          </w:p>
          <w:p w:rsidR="00000000" w:rsidDel="00000000" w:rsidP="00000000" w:rsidRDefault="00000000" w:rsidRPr="00000000" w14:paraId="000001D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428"/>
              </w:tabs>
              <w:spacing w:after="0" w:before="121" w:line="240" w:lineRule="auto"/>
              <w:ind w:left="107" w:right="19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4: Showcase the transformative power of UK TNE and its contribution to the Sustainable Development Goals</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 2: Promote UK TNE's reputation for quality</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support this action through knowledge exchange on distance learning design, quality assurance, learner support, accessibility</w:t>
            </w:r>
            <w:sdt>
              <w:sdtPr>
                <w:id w:val="476478613"/>
                <w:tag w:val="goog_rdk_81"/>
              </w:sdtPr>
              <w:sdtContent>
                <w:r w:rsidDel="00000000" w:rsidR="00000000" w:rsidRPr="00000000">
                  <w:rPr>
                    <w:rFonts w:ascii="Times New Roman" w:cs="Times New Roman" w:eastAsia="Times New Roman" w:hAnsi="Times New Roman"/>
                    <w:rtl w:val="0"/>
                    <w:rPrChange w:author="Vanessa Battestin" w:id="34" w:date="2026-06-09T13:47:24Z">
                      <w:rPr>
                        <w:rFonts w:ascii="Times New Roman" w:cs="Times New Roman" w:eastAsia="Times New Roman" w:hAnsi="Times New Roman"/>
                      </w:rPr>
                    </w:rPrChange>
                  </w:rPr>
                  <w:t xml:space="preserve">, </w:t>
                </w:r>
              </w:sdtContent>
            </w:sdt>
            <w:sdt>
              <w:sdtPr>
                <w:id w:val="-1850941676"/>
                <w:tag w:val="goog_rdk_82"/>
              </w:sdtPr>
              <w:sdtContent>
                <w:ins w:author="Vanessa Battestin" w:id="35" w:date="2026-06-09T13:47:18Z"/>
                <w:sdt>
                  <w:sdtPr>
                    <w:id w:val="748658094"/>
                    <w:tag w:val="goog_rdk_83"/>
                  </w:sdtPr>
                  <w:sdtContent>
                    <w:ins w:author="Vanessa Battestin" w:id="35" w:date="2026-06-09T13:47:18Z">
                      <w:r w:rsidDel="00000000" w:rsidR="00000000" w:rsidRPr="00000000">
                        <w:rPr>
                          <w:rtl w:val="0"/>
                          <w:rPrChange w:author="Vanessa Battestin" w:id="36" w:date="2026-06-09T13:47:18Z">
                            <w:rPr>
                              <w:rFonts w:ascii="Times New Roman" w:cs="Times New Roman" w:eastAsia="Times New Roman" w:hAnsi="Times New Roman"/>
                            </w:rPr>
                          </w:rPrChange>
                        </w:rPr>
                        <w:t xml:space="preserve">AI in education, micro-credentials, learning analytics, personalised and adaptive learning</w:t>
                      </w:r>
                    </w:ins>
                  </w:sdtContent>
                </w:sdt>
                <w:ins w:author="Vanessa Battestin" w:id="35" w:date="2026-06-09T13:47:18Z">
                  <w:sdt>
                    <w:sdtPr>
                      <w:id w:val="-432520388"/>
                      <w:tag w:val="goog_rdk_84"/>
                    </w:sdtPr>
                    <w:sdtContent>
                      <w:r w:rsidDel="00000000" w:rsidR="00000000" w:rsidRPr="00000000">
                        <w:rPr>
                          <w:rtl w:val="0"/>
                          <w:rPrChange w:author="Vanessa Battestin" w:id="36" w:date="2026-06-09T13:47:18Z">
                            <w:rPr>
                              <w:rFonts w:ascii="Times New Roman" w:cs="Times New Roman" w:eastAsia="Times New Roman" w:hAnsi="Times New Roman"/>
                            </w:rPr>
                          </w:rPrChange>
                        </w:rPr>
                        <w:t xml:space="preserve">.</w:t>
                      </w:r>
                    </w:sdtContent>
                  </w:sdt>
                </w:ins>
              </w:sdtContent>
            </w:sdt>
            <w:r w:rsidDel="00000000" w:rsidR="00000000" w:rsidRPr="00000000">
              <w:rPr>
                <w:rFonts w:ascii="Times New Roman" w:cs="Times New Roman" w:eastAsia="Times New Roman" w:hAnsi="Times New Roman"/>
                <w:rtl w:val="0"/>
              </w:rPr>
              <w:t xml:space="preserve">and institutional approaches to online education, drawing on The Open University’s internationally recognised expertise in high-quality distance learning.</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 4: Showcase the transformative power of UK TNE and its contribution to the Sustainable Development Goals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explore how distance learning can expand access to regionally specialised knowledge, supporting inclusion, sustainability, and equitable educational opportunities aligned with the Sustainable Development Goals.</w:t>
            </w:r>
          </w:p>
        </w:tc>
      </w:tr>
    </w:tbl>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0"/>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492" w:hRule="atLeast"/>
          <w:tblHeader w:val="0"/>
        </w:trPr>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the relevant impact level for your project</w:t>
            </w:r>
          </w:p>
          <w:p w:rsidR="00000000" w:rsidDel="00000000" w:rsidP="00000000" w:rsidRDefault="00000000" w:rsidRPr="00000000" w14:paraId="000001E2">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365"/>
              </w:tabs>
              <w:spacing w:after="0" w:before="121" w:line="240" w:lineRule="auto"/>
              <w:ind w:left="365" w:right="0" w:hanging="2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Institutional level</w:t>
            </w:r>
          </w:p>
          <w:p w:rsidR="00000000" w:rsidDel="00000000" w:rsidP="00000000" w:rsidRDefault="00000000" w:rsidRPr="00000000" w14:paraId="000001E3">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365"/>
              </w:tabs>
              <w:spacing w:after="0" w:before="119" w:line="240" w:lineRule="auto"/>
              <w:ind w:left="365" w:right="0" w:hanging="2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level</w:t>
            </w:r>
          </w:p>
          <w:p w:rsidR="00000000" w:rsidDel="00000000" w:rsidP="00000000" w:rsidRDefault="00000000" w:rsidRPr="00000000" w14:paraId="000001E4">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365"/>
              </w:tabs>
              <w:spacing w:after="0" w:before="121" w:line="240" w:lineRule="auto"/>
              <w:ind w:left="365" w:right="0" w:hanging="2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level</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Institutional Level</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strengthen institutional capacity through knowledge exchange on distance learning, quality assurance, learner support, accessibility, </w:t>
            </w:r>
            <w:sdt>
              <w:sdtPr>
                <w:id w:val="-688456082"/>
                <w:tag w:val="goog_rdk_85"/>
              </w:sdtPr>
              <w:sdtContent>
                <w:ins w:author="Vanessa Battestin" w:id="37" w:date="2026-06-09T13:49:33Z"/>
                <w:sdt>
                  <w:sdtPr>
                    <w:id w:val="154058973"/>
                    <w:tag w:val="goog_rdk_86"/>
                  </w:sdtPr>
                  <w:sdtContent>
                    <w:ins w:author="Vanessa Battestin" w:id="37" w:date="2026-06-09T13:49:33Z">
                      <w:r w:rsidDel="00000000" w:rsidR="00000000" w:rsidRPr="00000000">
                        <w:rPr>
                          <w:rFonts w:ascii="Times New Roman" w:cs="Times New Roman" w:eastAsia="Times New Roman" w:hAnsi="Times New Roman"/>
                          <w:rtl w:val="0"/>
                          <w:rPrChange w:author="Vanessa Battestin" w:id="38" w:date="2026-06-09T13:49:33Z">
                            <w:rPr>
                              <w:rFonts w:ascii="Times New Roman" w:cs="Times New Roman" w:eastAsia="Times New Roman" w:hAnsi="Times New Roman"/>
                            </w:rPr>
                          </w:rPrChange>
                        </w:rPr>
                        <w:t xml:space="preserve">AI in education, micro-credentials, learning analytics, personalised and adaptive learning</w:t>
                      </w:r>
                    </w:ins>
                  </w:sdtContent>
                </w:sdt>
                <w:ins w:author="Vanessa Battestin" w:id="37" w:date="2026-06-09T13:49:33Z">
                  <w:sdt>
                    <w:sdtPr>
                      <w:id w:val="-987237965"/>
                      <w:tag w:val="goog_rdk_87"/>
                    </w:sdtPr>
                    <w:sdtContent>
                      <w:r w:rsidDel="00000000" w:rsidR="00000000" w:rsidRPr="00000000">
                        <w:rPr>
                          <w:rtl w:val="0"/>
                          <w:rPrChange w:author="Vanessa Battestin" w:id="38" w:date="2026-06-09T13:49:33Z">
                            <w:rPr>
                              <w:rFonts w:ascii="Times New Roman" w:cs="Times New Roman" w:eastAsia="Times New Roman" w:hAnsi="Times New Roman"/>
                            </w:rPr>
                          </w:rPrChange>
                        </w:rPr>
                        <w:t xml:space="preserve">,</w:t>
                      </w:r>
                    </w:sdtContent>
                  </w:sdt>
                  <w:sdt>
                    <w:sdtPr>
                      <w:id w:val="2000810202"/>
                      <w:tag w:val="goog_rdk_88"/>
                    </w:sdtPr>
                    <w:sdtContent>
                      <w:r w:rsidDel="00000000" w:rsidR="00000000" w:rsidRPr="00000000">
                        <w:rPr>
                          <w:rFonts w:ascii="Times New Roman" w:cs="Times New Roman" w:eastAsia="Times New Roman" w:hAnsi="Times New Roman"/>
                          <w:rtl w:val="0"/>
                          <w:rPrChange w:author="Vanessa Battestin" w:id="38" w:date="2026-06-09T13:49:33Z">
                            <w:rPr>
                              <w:rFonts w:ascii="Times New Roman" w:cs="Times New Roman" w:eastAsia="Times New Roman" w:hAnsi="Times New Roman"/>
                            </w:rPr>
                          </w:rPrChange>
                        </w:rPr>
                        <w:t xml:space="preserve"> </w:t>
                      </w:r>
                    </w:sdtContent>
                  </w:sdt>
                </w:ins>
              </w:sdtContent>
            </w:sdt>
            <w:r w:rsidDel="00000000" w:rsidR="00000000" w:rsidRPr="00000000">
              <w:rPr>
                <w:rFonts w:ascii="Times New Roman" w:cs="Times New Roman" w:eastAsia="Times New Roman" w:hAnsi="Times New Roman"/>
                <w:rtl w:val="0"/>
              </w:rPr>
              <w:t xml:space="preserve">and the identification of future online and transnational education opportunities.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Level</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explore how distance learning can widen access to specialised knowledge and create more inclusive </w:t>
            </w:r>
            <w:sdt>
              <w:sdtPr>
                <w:id w:val="1916518336"/>
                <w:tag w:val="goog_rdk_89"/>
              </w:sdtPr>
              <w:sdtContent>
                <w:ins w:author="Vanessa Battestin" w:id="39" w:date="2026-06-09T13:50:11Z">
                  <w:r w:rsidDel="00000000" w:rsidR="00000000" w:rsidRPr="00000000">
                    <w:rPr>
                      <w:rFonts w:ascii="Times New Roman" w:cs="Times New Roman" w:eastAsia="Times New Roman" w:hAnsi="Times New Roman"/>
                      <w:rtl w:val="0"/>
                    </w:rPr>
                    <w:t xml:space="preserve">and personalized </w:t>
                  </w:r>
                </w:ins>
              </w:sdtContent>
            </w:sdt>
            <w:r w:rsidDel="00000000" w:rsidR="00000000" w:rsidRPr="00000000">
              <w:rPr>
                <w:rFonts w:ascii="Times New Roman" w:cs="Times New Roman" w:eastAsia="Times New Roman" w:hAnsi="Times New Roman"/>
                <w:rtl w:val="0"/>
              </w:rPr>
              <w:t xml:space="preserve">learning opportunities for learners who may be limited by geography, local provision, or other barriers to participation.</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Level</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generate insights and practical recommendations on how regionally specialised expertise can be expanded through distance learning, informing future institutional and sector-level approaches to online and transnational education.</w:t>
            </w:r>
          </w:p>
        </w:tc>
      </w:tr>
    </w:tbl>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1"/>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036" w:hRule="atLeast"/>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pPr>
            <w:sdt>
              <w:sdtPr>
                <w:id w:val="1514906330"/>
                <w:tag w:val="goog_rdk_90"/>
              </w:sdtPr>
              <w:sdtContent>
                <w:commentRangeStart w:id="1"/>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key regulatory and policy requirements relating to TNE in the overseas partner country are relevant to this project, and how have these been considered within the project desig</w:t>
            </w:r>
            <w:r w:rsidDel="00000000" w:rsidR="00000000" w:rsidRPr="00000000">
              <w:rPr>
                <w:rtl w:val="0"/>
              </w:rPr>
              <w:t xml:space="preserve">n</w:t>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pPr>
            <w:r w:rsidDel="00000000" w:rsidR="00000000" w:rsidRPr="00000000">
              <w:rPr>
                <w:rtl w:val="0"/>
              </w:rPr>
              <w:t xml:space="preserve">The project recognises that transnational education activity in Brazil operates within a regulated higher education environment overseen by the Ministry of Education (MEC). </w:t>
            </w:r>
            <w:sdt>
              <w:sdtPr>
                <w:id w:val="658121149"/>
                <w:tag w:val="goog_rdk_91"/>
              </w:sdtPr>
              <w:sdtContent>
                <w:ins w:author="Vanessa Battestin" w:id="40" w:date="2026-06-09T14:07:25Z"/>
                <w:sdt>
                  <w:sdtPr>
                    <w:id w:val="67009067"/>
                    <w:tag w:val="goog_rdk_92"/>
                  </w:sdtPr>
                  <w:sdtContent>
                    <w:ins w:author="Vanessa Battestin" w:id="40" w:date="2026-06-09T14:07:25Z">
                      <w:r w:rsidDel="00000000" w:rsidR="00000000" w:rsidRPr="00000000">
                        <w:rPr>
                          <w:rtl w:val="0"/>
                          <w:rPrChange w:author="Vanessa Battestin" w:id="41" w:date="2026-06-09T14:07:25Z">
                            <w:rPr/>
                          </w:rPrChange>
                        </w:rPr>
                        <w:t xml:space="preserve">The sector is governed by the National Education Guidelines and Framework Law (LDB – Law No. 9.394/1996), Decree No. 12.456/2025, which established the new National Distance Education Policy, and complementary regulations issued by the Ministry of Education (MEC) and the National Education Council (CNE). Together, these regulations establish requirements related to institutional accreditation, quality assurance, curriculum organisation, and the provision of face-to-face, blended, and distance education programmes.</w:t>
                      </w:r>
                    </w:ins>
                  </w:sdtContent>
                </w:sdt>
                <w:ins w:author="Vanessa Battestin" w:id="40" w:date="2026-06-09T14:07:25Z"/>
              </w:sdtContent>
            </w:sdt>
            <w:sdt>
              <w:sdtPr>
                <w:id w:val="1094182710"/>
                <w:tag w:val="goog_rdk_93"/>
              </w:sdtPr>
              <w:sdtContent>
                <w:del w:author="Vanessa Battestin" w:id="40" w:date="2026-06-09T14:07:25Z"/>
                <w:sdt>
                  <w:sdtPr>
                    <w:id w:val="-974049054"/>
                    <w:tag w:val="goog_rdk_94"/>
                  </w:sdtPr>
                  <w:sdtContent>
                    <w:del w:author="Vanessa Battestin" w:id="40" w:date="2026-06-09T14:07:25Z">
                      <w:r w:rsidDel="00000000" w:rsidR="00000000" w:rsidRPr="00000000">
                        <w:rPr>
                          <w:rtl w:val="0"/>
                          <w:rPrChange w:author="Vanessa Battestin" w:id="41" w:date="2026-06-09T14:07:25Z">
                            <w:rPr/>
                          </w:rPrChange>
                        </w:rPr>
                        <w:delText xml:space="preserve">Key considerations include institutional accreditation requirements, programme approval processes, quality assurance expectations, and regulations relating to online and distance education provision.</w:delText>
                      </w:r>
                    </w:del>
                  </w:sdtContent>
                </w:sdt>
                <w:del w:author="Vanessa Battestin" w:id="40" w:date="2026-06-09T14:07:25Z"/>
              </w:sdtContent>
            </w:sdt>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pPr>
            <w:r w:rsidDel="00000000" w:rsidR="00000000" w:rsidRPr="00000000">
              <w:rPr>
                <w:rtl w:val="0"/>
              </w:rPr>
            </w:r>
          </w:p>
          <w:sdt>
            <w:sdtPr>
              <w:id w:val="1158272850"/>
              <w:tag w:val="goog_rdk_96"/>
            </w:sdtPr>
            <w:sdtContent>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42" w:date="2026-06-09T14:09:13Z"/>
                  </w:rPr>
                </w:pPr>
                <w:r w:rsidDel="00000000" w:rsidR="00000000" w:rsidRPr="00000000">
                  <w:rPr>
                    <w:rtl w:val="0"/>
                  </w:rPr>
                  <w:t xml:space="preserve">As the project focuses on knowledge exchange, institutional capacity building, and the identification of future opportunities rather than the delivery of a TNE programme, these requirements have been considered through the inclusion of institutional stakeholders, the review of relevant regulatory frameworks, and the development of recommendations that align with national policies and quality standards.</w:t>
                </w:r>
                <w:sdt>
                  <w:sdtPr>
                    <w:id w:val="-1542303684"/>
                    <w:tag w:val="goog_rdk_95"/>
                  </w:sdtPr>
                  <w:sdtContent>
                    <w:ins w:author="Vanessa Battestin" w:id="42" w:date="2026-06-09T14:09:13Z">
                      <w:r w:rsidDel="00000000" w:rsidR="00000000" w:rsidRPr="00000000">
                        <w:rPr>
                          <w:rtl w:val="0"/>
                        </w:rPr>
                      </w:r>
                    </w:ins>
                  </w:sdtContent>
                </w:sdt>
              </w:p>
            </w:sdtContent>
          </w:sdt>
          <w:sdt>
            <w:sdtPr>
              <w:id w:val="-2096552012"/>
              <w:tag w:val="goog_rdk_98"/>
            </w:sdtPr>
            <w:sdtContent>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42" w:date="2026-06-09T14:09:13Z"/>
                  </w:rPr>
                </w:pPr>
                <w:sdt>
                  <w:sdtPr>
                    <w:id w:val="2298825"/>
                    <w:tag w:val="goog_rdk_97"/>
                  </w:sdtPr>
                  <w:sdtContent>
                    <w:ins w:author="Vanessa Battestin" w:id="42" w:date="2026-06-09T14:09:13Z">
                      <w:r w:rsidDel="00000000" w:rsidR="00000000" w:rsidRPr="00000000">
                        <w:rPr>
                          <w:rtl w:val="0"/>
                        </w:rPr>
                      </w:r>
                    </w:ins>
                  </w:sdtContent>
                </w:sdt>
              </w:p>
            </w:sdtContent>
          </w:sdt>
          <w:sdt>
            <w:sdtPr>
              <w:id w:val="596604883"/>
              <w:tag w:val="goog_rdk_101"/>
            </w:sdtPr>
            <w:sdtContent>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42" w:date="2026-06-09T14:09:13Z"/>
                    <w:rPrChange w:author="Vanessa Battestin" w:id="43" w:date="2026-06-09T14:09:13Z">
                      <w:rPr/>
                    </w:rPrChange>
                  </w:rPr>
                </w:pPr>
                <w:sdt>
                  <w:sdtPr>
                    <w:id w:val="-2063358475"/>
                    <w:tag w:val="goog_rdk_99"/>
                  </w:sdtPr>
                  <w:sdtContent>
                    <w:ins w:author="Vanessa Battestin" w:id="42" w:date="2026-06-09T14:09:13Z"/>
                    <w:sdt>
                      <w:sdtPr>
                        <w:id w:val="-158352586"/>
                        <w:tag w:val="goog_rdk_100"/>
                      </w:sdtPr>
                      <w:sdtContent>
                        <w:ins w:author="Vanessa Battestin" w:id="42" w:date="2026-06-09T14:09:13Z">
                          <w:r w:rsidDel="00000000" w:rsidR="00000000" w:rsidRPr="00000000">
                            <w:rPr>
                              <w:rtl w:val="0"/>
                              <w:rPrChange w:author="Vanessa Battestin" w:id="43" w:date="2026-06-09T14:09:13Z">
                                <w:rPr/>
                              </w:rPrChange>
                            </w:rPr>
                            <w:t xml:space="preserve">The previous participation of Ifes in international academic projects and partnerships and, specifically within the context of Cefor, in the EMBRACE project (Erasmus+ Capacity Building in Higher Education), demonstrates its capacity to engage in international cooperation initiatives in accordance with the Brazilian higher education regulatory framework. Furthermore, IFES was one of the institutions selected under the CAPES Global.edu programme, as part of a consortium with other Brazilian institutions, through a proposal for a network called Rede GLOBALIS – International Cooperation for Sustainable Development</w:t>
                          </w:r>
                        </w:ins>
                      </w:sdtContent>
                    </w:sdt>
                    <w:ins w:author="Vanessa Battestin" w:id="42" w:date="2026-06-09T14:09:13Z"/>
                  </w:sdtContent>
                </w:sdt>
              </w:p>
            </w:sdtContent>
          </w:sdt>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 w:firstLine="0"/>
              <w:jc w:val="left"/>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pPr>
            <w:r w:rsidDel="00000000" w:rsidR="00000000" w:rsidRPr="00000000">
              <w:rPr>
                <w:rtl w:val="0"/>
              </w:rPr>
            </w:r>
          </w:p>
        </w:tc>
        <w:tc>
          <w:tcPr>
            <w:shd w:fill="f1f1f1" w:val="cle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1"/>
                <w:iCs w:val="1"/>
                <w:smallCaps w:val="0"/>
                <w:strike w:val="0"/>
                <w:color w:val="000000"/>
                <w:sz w:val="22"/>
                <w:szCs w:val="22"/>
                <w:highlight w:val="yellow"/>
                <w:u w:val="none"/>
                <w:vertAlign w:val="baseline"/>
                <w:rtl w:val="0"/>
              </w:rPr>
              <w:t xml:space="preserve">Outline any national, regional, sectoral, or institutional regulations and policies that may affect the delivery of the project in the overseas partner country. This may include requirements relating to transnational education approval, accreditation, quality assurance, registration, licensing, recognition of qualifications, data sharing, student recruitment, or delivery models. Applicants should explain how these requirements have informed the project’s planning, delivery approach, timelines, and risk</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5" w:right="0" w:firstLine="0"/>
              <w:jc w:val="left"/>
              <w:rPr>
                <w:rFonts w:ascii="Arial" w:cs="Arial" w:eastAsia="Arial" w:hAnsi="Arial"/>
                <w:b w:val="0"/>
                <w:bCs w:val="0"/>
                <w:i w:val="1"/>
                <w:iCs w:val="1"/>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1"/>
                <w:iCs w:val="1"/>
                <w:smallCaps w:val="0"/>
                <w:strike w:val="0"/>
                <w:color w:val="000000"/>
                <w:sz w:val="22"/>
                <w:szCs w:val="22"/>
                <w:highlight w:val="yellow"/>
                <w:u w:val="none"/>
                <w:vertAlign w:val="baseline"/>
                <w:rtl w:val="0"/>
              </w:rPr>
              <w:t xml:space="preserve">management arrangements</w:t>
            </w:r>
          </w:p>
        </w:tc>
      </w:tr>
    </w:tbl>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2"/>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266" w:hRule="atLeast"/>
          <w:tblHeader w:val="0"/>
        </w:trPr>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this proposed partnership contribute to your institution’s wider transnational education (TNE) and/or international strategy, particularly in relation to the country you have selected.</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pPr>
            <w:r w:rsidDel="00000000" w:rsidR="00000000" w:rsidRPr="00000000">
              <w:rPr>
                <w:rtl w:val="0"/>
              </w:rPr>
            </w:r>
          </w:p>
          <w:sdt>
            <w:sdtPr>
              <w:id w:val="971255004"/>
              <w:tag w:val="goog_rdk_104"/>
            </w:sdtPr>
            <w:sdtContent>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ins w:author="Vanessa Battestin" w:id="45" w:date="2026-06-09T14:15:47Z"/>
                  </w:rPr>
                </w:pPr>
                <w:r w:rsidDel="00000000" w:rsidR="00000000" w:rsidRPr="00000000">
                  <w:rPr>
                    <w:rtl w:val="0"/>
                  </w:rPr>
                  <w:t xml:space="preserve">This partnership will strengthen international collaboration between The Open University and Ifes, supporting both institutions’ ambitions to expand high-quality, inclusive and globally connected education. For Ifes, the project will build capacity in distance learning, quality assurance, learner support, and the development of future online and transnational education opportunities. For The Open University, the partnership provides opportunities to engage with regionally specialised educational models and knowledge areas linked to sustainability, regional development, and inclusion within the Brazilian context. </w:t>
                </w:r>
                <w:sdt>
                  <w:sdtPr>
                    <w:id w:val="-257056964"/>
                    <w:tag w:val="goog_rdk_102"/>
                  </w:sdtPr>
                  <w:sdtContent>
                    <w:ins w:author="Vanessa Battestin" w:id="44" w:date="2026-06-09T14:14:05Z">
                      <w:r w:rsidDel="00000000" w:rsidR="00000000" w:rsidRPr="00000000">
                        <w:rPr>
                          <w:rtl w:val="0"/>
                        </w:rPr>
                        <w:t xml:space="preserve">Furthermore, it aligns with the OU’s commitment to equitable international partnerships and its strategic goal of expanding TNE through relationships with institutions with complementary strengths that serve under-represented learner populations.</w:t>
                      </w:r>
                    </w:ins>
                  </w:sdtContent>
                </w:sdt>
                <w:r w:rsidDel="00000000" w:rsidR="00000000" w:rsidRPr="00000000">
                  <w:rPr>
                    <w:rtl w:val="0"/>
                  </w:rPr>
                  <w:t xml:space="preserve">The project will establish foundations for future curriculum development, joint initiatives, staff collaboration, and broader international engagement between the partner institutions.</w:t>
                </w:r>
                <w:sdt>
                  <w:sdtPr>
                    <w:id w:val="1288025000"/>
                    <w:tag w:val="goog_rdk_103"/>
                  </w:sdtPr>
                  <w:sdtContent>
                    <w:ins w:author="Vanessa Battestin" w:id="45" w:date="2026-06-09T14:15:47Z">
                      <w:r w:rsidDel="00000000" w:rsidR="00000000" w:rsidRPr="00000000">
                        <w:rPr>
                          <w:rtl w:val="0"/>
                        </w:rPr>
                        <w:t xml:space="preserve">With Ifes/Cefor as part of a national network of 41 Federal Institutes serving millions of students, the project’s long-term potential reach extends far beyond the two partner institutions.</w:t>
                      </w:r>
                    </w:ins>
                  </w:sdtContent>
                </w:sdt>
              </w:p>
            </w:sdtContent>
          </w:sdt>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pPr>
            <w:r w:rsidDel="00000000" w:rsidR="00000000" w:rsidRPr="00000000">
              <w:rPr>
                <w:rtl w:val="0"/>
              </w:rPr>
            </w:r>
          </w:p>
        </w:tc>
        <w:tc>
          <w:tcPr>
            <w:shd w:fill="f1f1f1" w:val="clea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may include how it contributes to strategic priorities such as international collaboration, capacity building, curriculum development, global</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engagement, student mobility, or institutional partnerships</w:t>
            </w:r>
          </w:p>
        </w:tc>
      </w:tr>
    </w:tbl>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pStyle w:val="Heading1"/>
        <w:ind w:left="256" w:firstLine="0"/>
        <w:rPr/>
      </w:pPr>
      <w:r w:rsidDel="00000000" w:rsidR="00000000" w:rsidRPr="00000000">
        <w:rPr>
          <w:color w:val="ffffff"/>
          <w:rtl w:val="0"/>
        </w:rPr>
        <w:t xml:space="preserve">Section 2: </w:t>
      </w:r>
      <w:r w:rsidDel="00000000" w:rsidR="00000000" w:rsidRPr="00000000">
        <w:rPr>
          <w:color w:val="ffffff"/>
          <w:rtl w:val="0"/>
        </w:rPr>
        <w:t xml:space="preserve">Activities and Monitoring</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read - </w:t>
      </w:r>
      <w:hyperlink r:id="rId16">
        <w:r w:rsidDel="00000000" w:rsidR="00000000" w:rsidRPr="00000000">
          <w:rPr>
            <w:rFonts w:ascii="Arial" w:cs="Arial" w:eastAsia="Arial" w:hAnsi="Arial"/>
            <w:b w:val="0"/>
            <w:bCs w:val="0"/>
            <w:i w:val="0"/>
            <w:iCs w:val="0"/>
            <w:smallCaps w:val="0"/>
            <w:strike w:val="0"/>
            <w:color w:val="ff00c7"/>
            <w:sz w:val="22"/>
            <w:szCs w:val="22"/>
            <w:u w:val="single"/>
            <w:shd w:fill="auto" w:val="clear"/>
            <w:vertAlign w:val="baseline"/>
            <w:rtl w:val="0"/>
          </w:rPr>
          <w:t xml:space="preserve">Activity Guidance Notes</w:t>
        </w:r>
      </w:hyperlink>
      <w:r w:rsidDel="00000000" w:rsidR="00000000" w:rsidRPr="00000000">
        <w:rPr>
          <w:rFonts w:ascii="Arial" w:cs="Arial" w:eastAsia="Arial" w:hAnsi="Arial"/>
          <w:b w:val="0"/>
          <w:bCs w:val="0"/>
          <w:i w:val="0"/>
          <w:iCs w:val="0"/>
          <w:smallCaps w:val="0"/>
          <w:strike w:val="0"/>
          <w:color w:val="ff00c7"/>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completing this section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3"/>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132" w:hRule="atLeast"/>
          <w:tblHeader w:val="0"/>
        </w:trPr>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activities planned for the proposed project?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how many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activities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wish to detail:</w:t>
            </w:r>
          </w:p>
        </w:tc>
        <w:tc>
          <w:tcPr>
            <w:shd w:fill="f4f4f4" w:val="clea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List up to five main activities that you will undertake for this project. Group together similar activities e.g. a series of webinars rather than listing them separately.</w:t>
            </w:r>
            <w:r w:rsidDel="00000000" w:rsidR="00000000" w:rsidRPr="00000000">
              <w:rPr>
                <w:rtl w:val="0"/>
              </w:rPr>
            </w:r>
          </w:p>
        </w:tc>
      </w:tr>
    </w:tbl>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pStyle w:val="Heading1"/>
        <w:ind w:left="144" w:firstLine="0"/>
        <w:rPr/>
      </w:pPr>
      <w:r w:rsidDel="00000000" w:rsidR="00000000" w:rsidRPr="00000000">
        <w:rPr>
          <w:rtl w:val="0"/>
        </w:rPr>
        <w:t xml:space="preserve">You will then get asked these questions per activity</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64"/>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5599" w:hRule="atLeast"/>
          <w:tblHeader w:val="0"/>
        </w:trPr>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Activity Type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r>
          </w:p>
          <w:sdt>
            <w:sdtPr>
              <w:id w:val="-1048059906"/>
              <w:tag w:val="goog_rdk_108"/>
            </w:sdtPr>
            <w:sdtContent>
              <w:p w:rsidR="00000000" w:rsidDel="00000000" w:rsidP="00000000" w:rsidRDefault="00000000" w:rsidRPr="00000000" w14:paraId="0000020F">
                <w:pPr>
                  <w:ind w:left="107" w:firstLine="0"/>
                  <w:rPr>
                    <w:ins w:author="Vanessa Battestin" w:id="46" w:date="2026-06-11T21:57:56Z"/>
                    <w:b w:val="1"/>
                    <w:bCs w:val="1"/>
                    <w:rPrChange w:author="Vanessa Battestin" w:id="47" w:date="2026-06-11T21:57:56Z">
                      <w:rPr/>
                    </w:rPrChange>
                  </w:rPr>
                </w:pPr>
                <w:sdt>
                  <w:sdtPr>
                    <w:id w:val="-880045639"/>
                    <w:tag w:val="goog_rdk_106"/>
                  </w:sdtPr>
                  <w:sdtContent>
                    <w:ins w:author="Vanessa Battestin" w:id="46" w:date="2026-06-11T21:57:56Z"/>
                    <w:sdt>
                      <w:sdtPr>
                        <w:id w:val="-215458260"/>
                        <w:tag w:val="goog_rdk_107"/>
                      </w:sdtPr>
                      <w:sdtContent>
                        <w:ins w:author="Vanessa Battestin" w:id="46" w:date="2026-06-11T21:57:56Z">
                          <w:r w:rsidDel="00000000" w:rsidR="00000000" w:rsidRPr="00000000">
                            <w:rPr>
                              <w:b w:val="1"/>
                              <w:bCs w:val="1"/>
                              <w:rtl w:val="0"/>
                              <w:rPrChange w:author="Vanessa Battestin" w:id="47" w:date="2026-06-11T21:57:56Z">
                                <w:rPr/>
                              </w:rPrChange>
                            </w:rPr>
                            <w:t xml:space="preserve">ACTIVITY 1 — EaD Capacity Diagnostic</w:t>
                          </w:r>
                        </w:ins>
                      </w:sdtContent>
                    </w:sdt>
                    <w:ins w:author="Vanessa Battestin" w:id="46" w:date="2026-06-11T21:57:56Z"/>
                  </w:sdtContent>
                </w:sdt>
              </w:p>
            </w:sdtContent>
          </w:sdt>
          <w:sdt>
            <w:sdtPr>
              <w:id w:val="-916235634"/>
              <w:tag w:val="goog_rdk_111"/>
            </w:sdtPr>
            <w:sdtContent>
              <w:p w:rsidR="00000000" w:rsidDel="00000000" w:rsidP="00000000" w:rsidRDefault="00000000" w:rsidRPr="00000000" w14:paraId="00000210">
                <w:pPr>
                  <w:ind w:left="107" w:firstLine="0"/>
                  <w:rPr>
                    <w:ins w:author="Vanessa Battestin" w:id="46" w:date="2026-06-11T21:57:56Z"/>
                    <w:rPrChange w:author="Vanessa Battestin" w:id="47" w:date="2026-06-11T21:57:56Z">
                      <w:rPr/>
                    </w:rPrChange>
                  </w:rPr>
                </w:pPr>
                <w:sdt>
                  <w:sdtPr>
                    <w:id w:val="1864132838"/>
                    <w:tag w:val="goog_rdk_109"/>
                  </w:sdtPr>
                  <w:sdtContent>
                    <w:ins w:author="Vanessa Battestin" w:id="46" w:date="2026-06-11T21:57:56Z"/>
                    <w:sdt>
                      <w:sdtPr>
                        <w:id w:val="1150249031"/>
                        <w:tag w:val="goog_rdk_110"/>
                      </w:sdtPr>
                      <w:sdtContent>
                        <w:ins w:author="Vanessa Battestin" w:id="46" w:date="2026-06-11T21:57:56Z">
                          <w:r w:rsidDel="00000000" w:rsidR="00000000" w:rsidRPr="00000000">
                            <w:rPr>
                              <w:rtl w:val="0"/>
                            </w:rPr>
                          </w:r>
                        </w:ins>
                      </w:sdtContent>
                    </w:sdt>
                    <w:ins w:author="Vanessa Battestin" w:id="46" w:date="2026-06-11T21:57:56Z"/>
                  </w:sdtContent>
                </w:sdt>
              </w:p>
            </w:sdtContent>
          </w:sdt>
          <w:sdt>
            <w:sdtPr>
              <w:id w:val="709942999"/>
              <w:tag w:val="goog_rdk_114"/>
            </w:sdtPr>
            <w:sdtContent>
              <w:p w:rsidR="00000000" w:rsidDel="00000000" w:rsidP="00000000" w:rsidRDefault="00000000" w:rsidRPr="00000000" w14:paraId="00000211">
                <w:pPr>
                  <w:ind w:left="107" w:firstLine="0"/>
                  <w:rPr>
                    <w:ins w:author="Vanessa Battestin" w:id="46" w:date="2026-06-11T21:57:56Z"/>
                    <w:rPrChange w:author="Vanessa Battestin" w:id="47" w:date="2026-06-11T21:57:56Z">
                      <w:rPr/>
                    </w:rPrChange>
                  </w:rPr>
                </w:pPr>
                <w:sdt>
                  <w:sdtPr>
                    <w:id w:val="-1236609816"/>
                    <w:tag w:val="goog_rdk_112"/>
                  </w:sdtPr>
                  <w:sdtContent>
                    <w:ins w:author="Vanessa Battestin" w:id="46" w:date="2026-06-11T21:57:56Z"/>
                    <w:sdt>
                      <w:sdtPr>
                        <w:id w:val="-1188084178"/>
                        <w:tag w:val="goog_rdk_113"/>
                      </w:sdtPr>
                      <w:sdtContent>
                        <w:ins w:author="Vanessa Battestin" w:id="46" w:date="2026-06-11T21:57:56Z">
                          <w:r w:rsidDel="00000000" w:rsidR="00000000" w:rsidRPr="00000000">
                            <w:rPr>
                              <w:rtl w:val="0"/>
                              <w:rPrChange w:author="Vanessa Battestin" w:id="47" w:date="2026-06-11T21:57:56Z">
                                <w:rPr/>
                              </w:rPrChange>
                            </w:rPr>
                            <w:t xml:space="preserve">Key Activity Type: Research &amp; Knowledge Generation</w:t>
                          </w:r>
                        </w:ins>
                      </w:sdtContent>
                    </w:sdt>
                    <w:ins w:author="Vanessa Battestin" w:id="46" w:date="2026-06-11T21:57:56Z"/>
                  </w:sdtContent>
                </w:sdt>
              </w:p>
            </w:sdtContent>
          </w:sdt>
          <w:sdt>
            <w:sdtPr>
              <w:id w:val="-1615216979"/>
              <w:tag w:val="goog_rdk_117"/>
            </w:sdtPr>
            <w:sdtContent>
              <w:p w:rsidR="00000000" w:rsidDel="00000000" w:rsidP="00000000" w:rsidRDefault="00000000" w:rsidRPr="00000000" w14:paraId="00000212">
                <w:pPr>
                  <w:ind w:left="107" w:firstLine="0"/>
                  <w:rPr>
                    <w:ins w:author="Vanessa Battestin" w:id="46" w:date="2026-06-11T21:57:56Z"/>
                    <w:rPrChange w:author="Vanessa Battestin" w:id="47" w:date="2026-06-11T21:57:56Z">
                      <w:rPr/>
                    </w:rPrChange>
                  </w:rPr>
                </w:pPr>
                <w:sdt>
                  <w:sdtPr>
                    <w:id w:val="1389138365"/>
                    <w:tag w:val="goog_rdk_115"/>
                  </w:sdtPr>
                  <w:sdtContent>
                    <w:ins w:author="Vanessa Battestin" w:id="46" w:date="2026-06-11T21:57:56Z"/>
                    <w:sdt>
                      <w:sdtPr>
                        <w:id w:val="-76211459"/>
                        <w:tag w:val="goog_rdk_116"/>
                      </w:sdtPr>
                      <w:sdtContent>
                        <w:ins w:author="Vanessa Battestin" w:id="46" w:date="2026-06-11T21:57:56Z">
                          <w:r w:rsidDel="00000000" w:rsidR="00000000" w:rsidRPr="00000000">
                            <w:rPr>
                              <w:rtl w:val="0"/>
                            </w:rPr>
                          </w:r>
                        </w:ins>
                      </w:sdtContent>
                    </w:sdt>
                    <w:ins w:author="Vanessa Battestin" w:id="46" w:date="2026-06-11T21:57:56Z"/>
                  </w:sdtContent>
                </w:sdt>
              </w:p>
            </w:sdtContent>
          </w:sdt>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r>
          </w:p>
        </w:tc>
        <w:tc>
          <w:tcPr>
            <w:shd w:fill="f4f4f4"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30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should select the Activity Type from the drop-down list:</w:t>
            </w:r>
          </w:p>
          <w:p w:rsidR="00000000" w:rsidDel="00000000" w:rsidP="00000000" w:rsidRDefault="00000000" w:rsidRPr="00000000" w14:paraId="0000021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134" w:line="240" w:lineRule="auto"/>
              <w:ind w:left="389" w:right="548"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Provision (workplaces, Institutions, internships etc.)</w:t>
            </w:r>
          </w:p>
          <w:p w:rsidR="00000000" w:rsidDel="00000000" w:rsidP="00000000" w:rsidRDefault="00000000" w:rsidRPr="00000000" w14:paraId="00000216">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15" w:line="253" w:lineRule="auto"/>
              <w:ind w:left="389"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Capacity Building/Professional Development</w:t>
            </w:r>
          </w:p>
          <w:p w:rsidR="00000000" w:rsidDel="00000000" w:rsidP="00000000" w:rsidRDefault="00000000" w:rsidRPr="00000000" w14:paraId="00000217">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825"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Communities of Practise/Task Team creation</w:t>
            </w:r>
            <w:r w:rsidDel="00000000" w:rsidR="00000000" w:rsidRPr="00000000">
              <w:rPr>
                <w:rtl w:val="0"/>
              </w:rPr>
            </w:r>
          </w:p>
          <w:p w:rsidR="00000000" w:rsidDel="00000000" w:rsidP="00000000" w:rsidRDefault="00000000" w:rsidRPr="00000000" w14:paraId="00000218">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Conferences/Seminars/Webinars</w:t>
            </w:r>
            <w:r w:rsidDel="00000000" w:rsidR="00000000" w:rsidRPr="00000000">
              <w:rPr>
                <w:rtl w:val="0"/>
              </w:rPr>
            </w:r>
          </w:p>
          <w:p w:rsidR="00000000" w:rsidDel="00000000" w:rsidP="00000000" w:rsidRDefault="00000000" w:rsidRPr="00000000" w14:paraId="00000219">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Curriculum/Module Development</w:t>
            </w:r>
            <w:r w:rsidDel="00000000" w:rsidR="00000000" w:rsidRPr="00000000">
              <w:rPr>
                <w:rtl w:val="0"/>
              </w:rPr>
            </w:r>
          </w:p>
          <w:p w:rsidR="00000000" w:rsidDel="00000000" w:rsidP="00000000" w:rsidRDefault="00000000" w:rsidRPr="00000000" w14:paraId="0000021A">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Digital Technology/Website Development</w:t>
            </w:r>
            <w:r w:rsidDel="00000000" w:rsidR="00000000" w:rsidRPr="00000000">
              <w:rPr>
                <w:rtl w:val="0"/>
              </w:rPr>
            </w:r>
          </w:p>
          <w:p w:rsidR="00000000" w:rsidDel="00000000" w:rsidP="00000000" w:rsidRDefault="00000000" w:rsidRPr="00000000" w14:paraId="0000021B">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Dissemination/Outreach/Engagement</w:t>
            </w:r>
            <w:r w:rsidDel="00000000" w:rsidR="00000000" w:rsidRPr="00000000">
              <w:rPr>
                <w:rtl w:val="0"/>
              </w:rPr>
            </w:r>
          </w:p>
          <w:p w:rsidR="00000000" w:rsidDel="00000000" w:rsidP="00000000" w:rsidRDefault="00000000" w:rsidRPr="00000000" w14:paraId="0000021C">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Exchanges/Visits/Delegations</w:t>
            </w:r>
            <w:r w:rsidDel="00000000" w:rsidR="00000000" w:rsidRPr="00000000">
              <w:rPr>
                <w:rtl w:val="0"/>
              </w:rPr>
            </w:r>
          </w:p>
          <w:p w:rsidR="00000000" w:rsidDel="00000000" w:rsidP="00000000" w:rsidRDefault="00000000" w:rsidRPr="00000000" w14:paraId="0000021D">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Funding Mobilisation &amp; Investment</w:t>
            </w:r>
            <w:r w:rsidDel="00000000" w:rsidR="00000000" w:rsidRPr="00000000">
              <w:rPr>
                <w:rtl w:val="0"/>
              </w:rPr>
            </w:r>
          </w:p>
          <w:p w:rsidR="00000000" w:rsidDel="00000000" w:rsidP="00000000" w:rsidRDefault="00000000" w:rsidRPr="00000000" w14:paraId="0000021E">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Innovation &amp; Idea Generation</w:t>
            </w:r>
            <w:r w:rsidDel="00000000" w:rsidR="00000000" w:rsidRPr="00000000">
              <w:rPr>
                <w:rtl w:val="0"/>
              </w:rPr>
            </w:r>
          </w:p>
          <w:p w:rsidR="00000000" w:rsidDel="00000000" w:rsidP="00000000" w:rsidRDefault="00000000" w:rsidRPr="00000000" w14:paraId="0000021F">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Mentoring</w:t>
            </w:r>
            <w:r w:rsidDel="00000000" w:rsidR="00000000" w:rsidRPr="00000000">
              <w:rPr>
                <w:rtl w:val="0"/>
              </w:rPr>
            </w:r>
          </w:p>
          <w:p w:rsidR="00000000" w:rsidDel="00000000" w:rsidP="00000000" w:rsidRDefault="00000000" w:rsidRPr="00000000" w14:paraId="00000220">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Network Formation</w:t>
            </w:r>
            <w:r w:rsidDel="00000000" w:rsidR="00000000" w:rsidRPr="00000000">
              <w:rPr>
                <w:rtl w:val="0"/>
              </w:rPr>
            </w:r>
          </w:p>
          <w:p w:rsidR="00000000" w:rsidDel="00000000" w:rsidP="00000000" w:rsidRDefault="00000000" w:rsidRPr="00000000" w14:paraId="00000221">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Pilot/Feasibility Projects</w:t>
            </w:r>
            <w:r w:rsidDel="00000000" w:rsidR="00000000" w:rsidRPr="00000000">
              <w:rPr>
                <w:rtl w:val="0"/>
              </w:rPr>
            </w:r>
          </w:p>
          <w:p w:rsidR="00000000" w:rsidDel="00000000" w:rsidP="00000000" w:rsidRDefault="00000000" w:rsidRPr="00000000" w14:paraId="00000222">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Policy/Strategy/Framework Development</w:t>
            </w:r>
            <w:r w:rsidDel="00000000" w:rsidR="00000000" w:rsidRPr="00000000">
              <w:rPr>
                <w:rtl w:val="0"/>
              </w:rPr>
            </w:r>
          </w:p>
          <w:p w:rsidR="00000000" w:rsidDel="00000000" w:rsidP="00000000" w:rsidRDefault="00000000" w:rsidRPr="00000000" w14:paraId="00000223">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Research &amp; Knowledge Generation</w:t>
            </w:r>
            <w:r w:rsidDel="00000000" w:rsidR="00000000" w:rsidRPr="00000000">
              <w:rPr>
                <w:rtl w:val="0"/>
              </w:rPr>
            </w:r>
          </w:p>
          <w:p w:rsidR="00000000" w:rsidDel="00000000" w:rsidP="00000000" w:rsidRDefault="00000000" w:rsidRPr="00000000" w14:paraId="00000224">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55"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Workshops/Training Session</w:t>
            </w:r>
            <w:r w:rsidDel="00000000" w:rsidR="00000000" w:rsidRPr="00000000">
              <w:rPr>
                <w:rtl w:val="0"/>
              </w:rPr>
            </w:r>
          </w:p>
        </w:tc>
      </w:tr>
    </w:tbl>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5"/>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103" w:hRule="atLeast"/>
          <w:tblHeader w:val="0"/>
        </w:trPr>
        <w:tc>
          <w:tcPr/>
          <w:sdt>
            <w:sdtPr>
              <w:id w:val="-1788952855"/>
              <w:tag w:val="goog_rdk_119"/>
            </w:sdtPr>
            <w:sdtContent>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48" w:date="2026-06-11T21:58:33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Brief Description (What, Who, When) (50 words next)</w:t>
                </w:r>
                <w:sdt>
                  <w:sdtPr>
                    <w:id w:val="1630577561"/>
                    <w:tag w:val="goog_rdk_118"/>
                  </w:sdtPr>
                  <w:sdtContent>
                    <w:ins w:author="Vanessa Battestin" w:id="48" w:date="2026-06-11T21:58:33Z">
                      <w:r w:rsidDel="00000000" w:rsidR="00000000" w:rsidRPr="00000000">
                        <w:rPr>
                          <w:rtl w:val="0"/>
                        </w:rPr>
                      </w:r>
                    </w:ins>
                  </w:sdtContent>
                </w:sdt>
              </w:p>
            </w:sdtContent>
          </w:sdt>
          <w:sdt>
            <w:sdtPr>
              <w:id w:val="-582872730"/>
              <w:tag w:val="goog_rdk_121"/>
            </w:sdtPr>
            <w:sdtContent>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PrChange w:author="Vanessa Battestin" w:id="49" w:date="2026-06-11T21:58:33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41787109"/>
                    <w:tag w:val="goog_rdk_120"/>
                  </w:sdtPr>
                  <w:sdtContent>
                    <w:r w:rsidDel="00000000" w:rsidR="00000000" w:rsidRPr="00000000">
                      <w:rPr>
                        <w:rtl w:val="0"/>
                      </w:rPr>
                    </w:r>
                  </w:sdtContent>
                </w:sdt>
              </w:p>
            </w:sdtContent>
          </w:sdt>
          <w:sdt>
            <w:sdtPr>
              <w:id w:val="-1432622285"/>
              <w:tag w:val="goog_rdk_125"/>
            </w:sdtPr>
            <w:sdtContent>
              <w:p w:rsidR="00000000" w:rsidDel="00000000" w:rsidP="00000000" w:rsidRDefault="00000000" w:rsidRPr="00000000" w14:paraId="00000228">
                <w:pPr>
                  <w:ind w:left="107" w:firstLine="0"/>
                  <w:rPr>
                    <w:ins w:author="Vanessa Battestin" w:id="50" w:date="2026-06-11T21:58:31Z"/>
                    <w:rPrChange w:author="Vanessa Battestin" w:id="51" w:date="2026-06-11T21:58:3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50395829"/>
                    <w:tag w:val="goog_rdk_123"/>
                  </w:sdtPr>
                  <w:sdtContent>
                    <w:ins w:author="Vanessa Battestin" w:id="50" w:date="2026-06-11T21:58:31Z"/>
                    <w:sdt>
                      <w:sdtPr>
                        <w:id w:val="-1592855611"/>
                        <w:tag w:val="goog_rdk_124"/>
                      </w:sdtPr>
                      <w:sdtContent>
                        <w:ins w:author="Vanessa Battestin" w:id="50" w:date="2026-06-11T21:58:31Z">
                          <w:r w:rsidDel="00000000" w:rsidR="00000000" w:rsidRPr="00000000">
                            <w:rPr>
                              <w:rtl w:val="0"/>
                              <w:rPrChange w:author="Vanessa Battestin" w:id="51" w:date="2026-06-11T21:58:31Z">
                                <w:rPr>
                                  <w:rFonts w:ascii="Arial" w:cs="Arial" w:eastAsia="Arial" w:hAnsi="Arial"/>
                                  <w:b w:val="0"/>
                                  <w:bCs w:val="0"/>
                                  <w:i w:val="0"/>
                                  <w:iCs w:val="0"/>
                                  <w:smallCaps w:val="0"/>
                                  <w:strike w:val="0"/>
                                  <w:color w:val="000000"/>
                                  <w:sz w:val="22"/>
                                  <w:szCs w:val="22"/>
                                  <w:u w:val="none"/>
                                  <w:shd w:fill="auto" w:val="clear"/>
                                  <w:vertAlign w:val="baseline"/>
                                </w:rPr>
                              </w:rPrChange>
                            </w:rPr>
                            <w:t xml:space="preserve">Online diagnostic exercise involving structured questionnaires and interviews with OU/IET and Ifes/Cefor staff, mapping practices, capabilities and priorities in instructional design, quality assurance, learner support, accessibility, AI in education, micro-credentials, learning analytics, and personalised and adaptive learning. Co-led by both institutions. January–May 2027.</w:t>
                          </w:r>
                        </w:ins>
                      </w:sdtContent>
                    </w:sdt>
                    <w:ins w:author="Vanessa Battestin" w:id="50" w:date="2026-06-11T21:58:31Z"/>
                  </w:sdtContent>
                </w:sdt>
              </w:p>
            </w:sdtContent>
          </w:sdt>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pPr>
            <w:r w:rsidDel="00000000" w:rsidR="00000000" w:rsidRPr="00000000">
              <w:rPr>
                <w:rtl w:val="0"/>
              </w:rPr>
            </w:r>
          </w:p>
        </w:tc>
        <w:tc>
          <w:tcPr>
            <w:shd w:fill="f4f4f4" w:val="cle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Summarise what the activity involves, who is responsible, and when it will take place. Keep it concise. Good examples:</w:t>
            </w:r>
          </w:p>
          <w:p w:rsidR="00000000" w:rsidDel="00000000" w:rsidP="00000000" w:rsidRDefault="00000000" w:rsidRPr="00000000" w14:paraId="0000022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465"/>
              </w:tabs>
              <w:spacing w:after="0" w:before="119" w:line="240" w:lineRule="auto"/>
              <w:ind w:left="465" w:right="821"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 series of webinars hosted by UK and Indonesian partners (July 202X)</w:t>
            </w:r>
          </w:p>
          <w:p w:rsidR="00000000" w:rsidDel="00000000" w:rsidP="00000000" w:rsidRDefault="00000000" w:rsidRPr="00000000" w14:paraId="0000022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26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3-day visit by to Vietnamese institution to co-plan curriculum activities (Spring 202X)</w:t>
            </w:r>
          </w:p>
          <w:p w:rsidR="00000000" w:rsidDel="00000000" w:rsidP="00000000" w:rsidRDefault="00000000" w:rsidRPr="00000000" w14:paraId="0000022E">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465"/>
              </w:tabs>
              <w:spacing w:after="0" w:before="1" w:line="240" w:lineRule="auto"/>
              <w:ind w:left="465" w:right="518"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Co-designed module taught in two partner universities (Jan–Feb 202X)</w:t>
            </w:r>
          </w:p>
          <w:p w:rsidR="00000000" w:rsidDel="00000000" w:rsidP="00000000" w:rsidRDefault="00000000" w:rsidRPr="00000000" w14:paraId="0000022F">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503"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Online training for admin staff on graduate destination data tools (Sept 202X)</w:t>
            </w:r>
          </w:p>
        </w:tc>
      </w:tr>
    </w:tbl>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headerReference r:id="rId17" w:type="default"/>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6"/>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596" w:hRule="atLeast"/>
          <w:tblHeader w:val="0"/>
        </w:trPr>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will this Activity deliver?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Tangible 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 words max)</w:t>
            </w:r>
          </w:p>
          <w:p w:rsidR="00000000" w:rsidDel="00000000" w:rsidP="00000000" w:rsidRDefault="00000000" w:rsidRPr="00000000" w14:paraId="00000234">
            <w:pPr>
              <w:rPr/>
            </w:pPr>
            <w:r w:rsidDel="00000000" w:rsidR="00000000" w:rsidRPr="00000000">
              <w:rPr>
                <w:rtl w:val="0"/>
              </w:rPr>
            </w:r>
          </w:p>
          <w:sdt>
            <w:sdtPr>
              <w:id w:val="-1719764414"/>
              <w:tag w:val="goog_rdk_129"/>
            </w:sdtPr>
            <w:sdtContent>
              <w:p w:rsidR="00000000" w:rsidDel="00000000" w:rsidP="00000000" w:rsidRDefault="00000000" w:rsidRPr="00000000" w14:paraId="00000235">
                <w:pPr>
                  <w:ind w:left="107" w:firstLine="0"/>
                  <w:rPr>
                    <w:ins w:author="Vanessa Battestin" w:id="52" w:date="2026-06-11T21:58:45Z"/>
                    <w:rPrChange w:author="Vanessa Battestin" w:id="53" w:date="2026-06-11T21:58:45Z">
                      <w:rPr/>
                    </w:rPrChange>
                  </w:rPr>
                </w:pPr>
                <w:sdt>
                  <w:sdtPr>
                    <w:id w:val="509015982"/>
                    <w:tag w:val="goog_rdk_127"/>
                  </w:sdtPr>
                  <w:sdtContent>
                    <w:ins w:author="Vanessa Battestin" w:id="52" w:date="2026-06-11T21:58:45Z"/>
                    <w:sdt>
                      <w:sdtPr>
                        <w:id w:val="-1050844506"/>
                        <w:tag w:val="goog_rdk_128"/>
                      </w:sdtPr>
                      <w:sdtContent>
                        <w:ins w:author="Vanessa Battestin" w:id="52" w:date="2026-06-11T21:58:45Z">
                          <w:r w:rsidDel="00000000" w:rsidR="00000000" w:rsidRPr="00000000">
                            <w:rPr>
                              <w:rtl w:val="0"/>
                              <w:rPrChange w:author="Vanessa Battestin" w:id="53" w:date="2026-06-11T21:58:45Z">
                                <w:rPr/>
                              </w:rPrChange>
                            </w:rPr>
                            <w:t xml:space="preserve">Comparative diagnostic report identifying areas of convergence and unexplored potential between OU/IET and Ifes/Cefor in distance learning practices and capabilities, endorsed by both institutions and serving as the foundation for Activity 4.</w:t>
                          </w:r>
                        </w:ins>
                      </w:sdtContent>
                    </w:sdt>
                    <w:ins w:author="Vanessa Battestin" w:id="52" w:date="2026-06-11T21:58:45Z"/>
                  </w:sdtContent>
                </w:sdt>
              </w:p>
            </w:sdtContent>
          </w:sdt>
          <w:p w:rsidR="00000000" w:rsidDel="00000000" w:rsidP="00000000" w:rsidRDefault="00000000" w:rsidRPr="00000000" w14:paraId="00000236">
            <w:pPr>
              <w:rPr/>
            </w:pPr>
            <w:r w:rsidDel="00000000" w:rsidR="00000000" w:rsidRPr="00000000">
              <w:rPr>
                <w:rtl w:val="0"/>
              </w:rPr>
            </w:r>
          </w:p>
        </w:tc>
        <w:tc>
          <w:tcPr>
            <w:shd w:fill="f4f4f4" w:val="cle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State the immediate result — such as a workshop delivered, a paper submitted, or a tool created.</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should be a concrete deliverable. Good examples:</w:t>
            </w:r>
          </w:p>
          <w:p w:rsidR="00000000" w:rsidDel="00000000" w:rsidP="00000000" w:rsidRDefault="00000000" w:rsidRPr="00000000" w14:paraId="00000239">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465"/>
              </w:tabs>
              <w:spacing w:after="0" w:before="121"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Webinars delivered with Q&amp;A and recording</w:t>
            </w:r>
          </w:p>
          <w:p w:rsidR="00000000" w:rsidDel="00000000" w:rsidP="00000000" w:rsidRDefault="00000000" w:rsidRPr="00000000" w14:paraId="0000023A">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465"/>
              </w:tabs>
              <w:spacing w:after="0" w:before="0"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Meeting notes and joint activity plan</w:t>
            </w:r>
          </w:p>
          <w:p w:rsidR="00000000" w:rsidDel="00000000" w:rsidP="00000000" w:rsidRDefault="00000000" w:rsidRPr="00000000" w14:paraId="0000023B">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465"/>
              </w:tabs>
              <w:spacing w:after="0" w:before="0"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Module delivered in both contexts</w:t>
            </w:r>
          </w:p>
          <w:p w:rsidR="00000000" w:rsidDel="00000000" w:rsidP="00000000" w:rsidRDefault="00000000" w:rsidRPr="00000000" w14:paraId="0000023C">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465"/>
              </w:tabs>
              <w:spacing w:after="0" w:before="1"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Shared assessment tasks</w:t>
            </w:r>
          </w:p>
          <w:p w:rsidR="00000000" w:rsidDel="00000000" w:rsidP="00000000" w:rsidRDefault="00000000" w:rsidRPr="00000000" w14:paraId="0000023D">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465"/>
              </w:tabs>
              <w:spacing w:after="0" w:before="2"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Training slides + session delivery</w:t>
            </w:r>
          </w:p>
        </w:tc>
      </w:tr>
    </w:tbl>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7"/>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596" w:hRule="atLeast"/>
          <w:tblHeader w:val="0"/>
        </w:trPr>
        <w:tc>
          <w:tcPr/>
          <w:sdt>
            <w:sdtPr>
              <w:id w:val="-430095879"/>
              <w:tag w:val="goog_rdk_131"/>
            </w:sdtPr>
            <w:sdtContent>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54" w:date="2026-06-11T21:59:13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You Know It Was Successful?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 words max)</w:t>
                </w:r>
                <w:sdt>
                  <w:sdtPr>
                    <w:id w:val="-1355559995"/>
                    <w:tag w:val="goog_rdk_130"/>
                  </w:sdtPr>
                  <w:sdtContent>
                    <w:ins w:author="Vanessa Battestin" w:id="54" w:date="2026-06-11T21:59:13Z">
                      <w:r w:rsidDel="00000000" w:rsidR="00000000" w:rsidRPr="00000000">
                        <w:rPr>
                          <w:rtl w:val="0"/>
                        </w:rPr>
                      </w:r>
                    </w:ins>
                  </w:sdtContent>
                </w:sdt>
              </w:p>
            </w:sdtContent>
          </w:sdt>
          <w:sdt>
            <w:sdtPr>
              <w:id w:val="486434960"/>
              <w:tag w:val="goog_rdk_134"/>
            </w:sdtPr>
            <w:sdtContent>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54" w:date="2026-06-11T21:59:13Z"/>
                    <w:rPrChange w:author="Vanessa Battestin" w:id="55" w:date="2026-06-11T21:59:13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07221411"/>
                    <w:tag w:val="goog_rdk_132"/>
                  </w:sdtPr>
                  <w:sdtContent>
                    <w:ins w:author="Vanessa Battestin" w:id="54" w:date="2026-06-11T21:59:13Z"/>
                    <w:sdt>
                      <w:sdtPr>
                        <w:id w:val="-1318971311"/>
                        <w:tag w:val="goog_rdk_133"/>
                      </w:sdtPr>
                      <w:sdtContent>
                        <w:ins w:author="Vanessa Battestin" w:id="54" w:date="2026-06-11T21:59:13Z">
                          <w:r w:rsidDel="00000000" w:rsidR="00000000" w:rsidRPr="00000000">
                            <w:rPr>
                              <w:rtl w:val="0"/>
                            </w:rPr>
                          </w:r>
                        </w:ins>
                      </w:sdtContent>
                    </w:sdt>
                    <w:ins w:author="Vanessa Battestin" w:id="54" w:date="2026-06-11T21:59:13Z"/>
                  </w:sdtContent>
                </w:sdt>
              </w:p>
            </w:sdtContent>
          </w:sdt>
          <w:sdt>
            <w:sdtPr>
              <w:id w:val="-1887693554"/>
              <w:tag w:val="goog_rdk_137"/>
            </w:sdtPr>
            <w:sdtContent>
              <w:p w:rsidR="00000000" w:rsidDel="00000000" w:rsidP="00000000" w:rsidRDefault="00000000" w:rsidRPr="00000000" w14:paraId="00000241">
                <w:pPr>
                  <w:ind w:left="107" w:firstLine="0"/>
                  <w:rPr>
                    <w:ins w:author="Vanessa Battestin" w:id="54" w:date="2026-06-11T21:59:13Z"/>
                    <w:rPrChange w:author="Vanessa Battestin" w:id="55" w:date="2026-06-11T21:59:13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50805924"/>
                    <w:tag w:val="goog_rdk_135"/>
                  </w:sdtPr>
                  <w:sdtContent>
                    <w:ins w:author="Vanessa Battestin" w:id="54" w:date="2026-06-11T21:59:13Z"/>
                    <w:sdt>
                      <w:sdtPr>
                        <w:id w:val="333745336"/>
                        <w:tag w:val="goog_rdk_136"/>
                      </w:sdtPr>
                      <w:sdtContent>
                        <w:ins w:author="Vanessa Battestin" w:id="54" w:date="2026-06-11T21:59:13Z">
                          <w:r w:rsidDel="00000000" w:rsidR="00000000" w:rsidRPr="00000000">
                            <w:rPr>
                              <w:rtl w:val="0"/>
                              <w:rPrChange w:author="Vanessa Battestin" w:id="55" w:date="2026-06-11T21:59:13Z">
                                <w:rPr>
                                  <w:rFonts w:ascii="Arial" w:cs="Arial" w:eastAsia="Arial" w:hAnsi="Arial"/>
                                  <w:b w:val="0"/>
                                  <w:bCs w:val="0"/>
                                  <w:i w:val="0"/>
                                  <w:iCs w:val="0"/>
                                  <w:smallCaps w:val="0"/>
                                  <w:strike w:val="0"/>
                                  <w:color w:val="000000"/>
                                  <w:sz w:val="22"/>
                                  <w:szCs w:val="22"/>
                                  <w:u w:val="none"/>
                                  <w:shd w:fill="auto" w:val="clear"/>
                                  <w:vertAlign w:val="baseline"/>
                                </w:rPr>
                              </w:rPrChange>
                            </w:rPr>
                            <w:t xml:space="preserve">Report completed and endorsed by both institutions; minimum 8 staff members from each institution participated in the diagnostic process.</w:t>
                          </w:r>
                        </w:ins>
                      </w:sdtContent>
                    </w:sdt>
                    <w:ins w:author="Vanessa Battestin" w:id="54" w:date="2026-06-11T21:59:13Z"/>
                  </w:sdtContent>
                </w:sdt>
              </w:p>
            </w:sdtContent>
          </w:sdt>
          <w:sdt>
            <w:sdtPr>
              <w:id w:val="1824204152"/>
              <w:tag w:val="goog_rdk_139"/>
            </w:sdtPr>
            <w:sdtContent>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PrChange w:author="Vanessa Battestin" w:id="55" w:date="2026-06-11T21:59:13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8669953"/>
                    <w:tag w:val="goog_rdk_138"/>
                  </w:sdtPr>
                  <w:sdtContent>
                    <w:r w:rsidDel="00000000" w:rsidR="00000000" w:rsidRPr="00000000">
                      <w:rPr>
                        <w:rtl w:val="0"/>
                      </w:rPr>
                    </w:r>
                  </w:sdtContent>
                </w:sdt>
              </w:p>
            </w:sdtContent>
          </w:sdt>
        </w:tc>
        <w:tc>
          <w:tcPr>
            <w:shd w:fill="f4f4f4"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what success looks like for this activity</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e.g. number of participants, satisfaction level, agreement reached, engagement achieved. Good examples:</w:t>
            </w:r>
          </w:p>
          <w:p w:rsidR="00000000" w:rsidDel="00000000" w:rsidP="00000000" w:rsidRDefault="00000000" w:rsidRPr="00000000" w14:paraId="00000245">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465"/>
              </w:tabs>
              <w:spacing w:after="0" w:before="119"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At least 80 attendees</w:t>
            </w:r>
          </w:p>
          <w:p w:rsidR="00000000" w:rsidDel="00000000" w:rsidP="00000000" w:rsidRDefault="00000000" w:rsidRPr="00000000" w14:paraId="00000246">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465"/>
              </w:tabs>
              <w:spacing w:after="0" w:before="0"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75% say it was useful</w:t>
            </w:r>
          </w:p>
          <w:p w:rsidR="00000000" w:rsidDel="00000000" w:rsidP="00000000" w:rsidRDefault="00000000" w:rsidRPr="00000000" w14:paraId="00000247">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465"/>
              </w:tabs>
              <w:spacing w:after="0" w:before="2"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Partner agrees on 2–3 collaborative activities</w:t>
            </w:r>
          </w:p>
          <w:p w:rsidR="00000000" w:rsidDel="00000000" w:rsidP="00000000" w:rsidRDefault="00000000" w:rsidRPr="00000000" w14:paraId="0000024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465"/>
              </w:tabs>
              <w:spacing w:after="0" w:before="0"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40+ students complete the pilot</w:t>
            </w:r>
          </w:p>
          <w:p w:rsidR="00000000" w:rsidDel="00000000" w:rsidP="00000000" w:rsidRDefault="00000000" w:rsidRPr="00000000" w14:paraId="0000024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465"/>
              </w:tabs>
              <w:spacing w:after="0" w:before="1"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10 staff complete training</w:t>
            </w:r>
          </w:p>
        </w:tc>
      </w:tr>
    </w:tbl>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b w:val="1"/>
          <w:bCs w:val="1"/>
          <w:sz w:val="20"/>
          <w:szCs w:val="20"/>
        </w:rPr>
      </w:pPr>
      <w:r w:rsidDel="00000000" w:rsidR="00000000" w:rsidRPr="00000000">
        <w:rPr>
          <w:rtl w:val="0"/>
        </w:rPr>
      </w:r>
    </w:p>
    <w:tbl>
      <w:tblPr>
        <w:tblStyle w:val="Table68"/>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848" w:hRule="atLeast"/>
          <w:tblHeader w:val="0"/>
        </w:trPr>
        <w:tc>
          <w:tcPr/>
          <w:sdt>
            <w:sdtPr>
              <w:id w:val="747152780"/>
              <w:tag w:val="goog_rdk_141"/>
            </w:sdtPr>
            <w:sdtContent>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56" w:date="2026-06-11T21:59:29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You Verify This?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Means of Verification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 words max)</w:t>
                </w:r>
                <w:sdt>
                  <w:sdtPr>
                    <w:id w:val="1105113117"/>
                    <w:tag w:val="goog_rdk_140"/>
                  </w:sdtPr>
                  <w:sdtContent>
                    <w:ins w:author="Vanessa Battestin" w:id="56" w:date="2026-06-11T21:59:29Z">
                      <w:r w:rsidDel="00000000" w:rsidR="00000000" w:rsidRPr="00000000">
                        <w:rPr>
                          <w:rtl w:val="0"/>
                        </w:rPr>
                      </w:r>
                    </w:ins>
                  </w:sdtContent>
                </w:sdt>
              </w:p>
            </w:sdtContent>
          </w:sdt>
          <w:sdt>
            <w:sdtPr>
              <w:id w:val="-619062770"/>
              <w:tag w:val="goog_rdk_144"/>
            </w:sdtPr>
            <w:sdtContent>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56" w:date="2026-06-11T21:59:29Z"/>
                    <w:rPrChange w:author="Vanessa Battestin" w:id="57" w:date="2026-06-11T21:59:2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438312"/>
                    <w:tag w:val="goog_rdk_142"/>
                  </w:sdtPr>
                  <w:sdtContent>
                    <w:ins w:author="Vanessa Battestin" w:id="56" w:date="2026-06-11T21:59:29Z"/>
                    <w:sdt>
                      <w:sdtPr>
                        <w:id w:val="1437727418"/>
                        <w:tag w:val="goog_rdk_143"/>
                      </w:sdtPr>
                      <w:sdtContent>
                        <w:ins w:author="Vanessa Battestin" w:id="56" w:date="2026-06-11T21:59:29Z">
                          <w:r w:rsidDel="00000000" w:rsidR="00000000" w:rsidRPr="00000000">
                            <w:rPr>
                              <w:rtl w:val="0"/>
                            </w:rPr>
                          </w:r>
                        </w:ins>
                      </w:sdtContent>
                    </w:sdt>
                    <w:ins w:author="Vanessa Battestin" w:id="56" w:date="2026-06-11T21:59:29Z"/>
                  </w:sdtContent>
                </w:sdt>
              </w:p>
            </w:sdtContent>
          </w:sdt>
          <w:sdt>
            <w:sdtPr>
              <w:id w:val="-1392907102"/>
              <w:tag w:val="goog_rdk_147"/>
            </w:sdtPr>
            <w:sdtContent>
              <w:p w:rsidR="00000000" w:rsidDel="00000000" w:rsidP="00000000" w:rsidRDefault="00000000" w:rsidRPr="00000000" w14:paraId="0000024D">
                <w:pPr>
                  <w:ind w:left="107" w:firstLine="0"/>
                  <w:rPr>
                    <w:ins w:author="Vanessa Battestin" w:id="56" w:date="2026-06-11T21:59:29Z"/>
                    <w:rPrChange w:author="Vanessa Battestin" w:id="57" w:date="2026-06-11T21:59:2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78517374"/>
                    <w:tag w:val="goog_rdk_145"/>
                  </w:sdtPr>
                  <w:sdtContent>
                    <w:ins w:author="Vanessa Battestin" w:id="56" w:date="2026-06-11T21:59:29Z"/>
                    <w:sdt>
                      <w:sdtPr>
                        <w:id w:val="-1989992388"/>
                        <w:tag w:val="goog_rdk_146"/>
                      </w:sdtPr>
                      <w:sdtContent>
                        <w:ins w:author="Vanessa Battestin" w:id="56" w:date="2026-06-11T21:59:29Z">
                          <w:r w:rsidDel="00000000" w:rsidR="00000000" w:rsidRPr="00000000">
                            <w:rPr>
                              <w:rtl w:val="0"/>
                              <w:rPrChange w:author="Vanessa Battestin" w:id="57" w:date="2026-06-11T21:59:29Z">
                                <w:rPr>
                                  <w:rFonts w:ascii="Arial" w:cs="Arial" w:eastAsia="Arial" w:hAnsi="Arial"/>
                                  <w:b w:val="0"/>
                                  <w:bCs w:val="0"/>
                                  <w:i w:val="0"/>
                                  <w:iCs w:val="0"/>
                                  <w:smallCaps w:val="0"/>
                                  <w:strike w:val="0"/>
                                  <w:color w:val="000000"/>
                                  <w:sz w:val="22"/>
                                  <w:szCs w:val="22"/>
                                  <w:u w:val="none"/>
                                  <w:shd w:fill="auto" w:val="clear"/>
                                  <w:vertAlign w:val="baseline"/>
                                </w:rPr>
                              </w:rPrChange>
                            </w:rPr>
                            <w:t xml:space="preserve">Completed questionnaires and interview records; final report with institutional sign-off from both OU/IET and Ifes/Cefor.</w:t>
                          </w:r>
                        </w:ins>
                      </w:sdtContent>
                    </w:sdt>
                    <w:ins w:author="Vanessa Battestin" w:id="56" w:date="2026-06-11T21:59:29Z"/>
                  </w:sdtContent>
                </w:sdt>
              </w:p>
            </w:sdtContent>
          </w:sdt>
          <w:sdt>
            <w:sdtPr>
              <w:id w:val="403337673"/>
              <w:tag w:val="goog_rdk_149"/>
            </w:sdtPr>
            <w:sdtContent>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PrChange w:author="Vanessa Battestin" w:id="57" w:date="2026-06-11T21:59:2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70313797"/>
                    <w:tag w:val="goog_rdk_148"/>
                  </w:sdtPr>
                  <w:sdtContent>
                    <w:r w:rsidDel="00000000" w:rsidR="00000000" w:rsidRPr="00000000">
                      <w:rPr>
                        <w:rtl w:val="0"/>
                      </w:rPr>
                    </w:r>
                  </w:sdtContent>
                </w:sdt>
              </w:p>
            </w:sdtContent>
          </w:sdt>
        </w:tc>
        <w:tc>
          <w:tcPr>
            <w:shd w:fill="f4f4f4" w:val="cle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Say how you will collect evidence. Good examples:</w:t>
            </w:r>
          </w:p>
          <w:p w:rsidR="00000000" w:rsidDel="00000000" w:rsidP="00000000" w:rsidRDefault="00000000" w:rsidRPr="00000000" w14:paraId="0000025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465"/>
              </w:tabs>
              <w:spacing w:after="0" w:before="120"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Attendance log</w:t>
            </w:r>
          </w:p>
          <w:p w:rsidR="00000000" w:rsidDel="00000000" w:rsidP="00000000" w:rsidRDefault="00000000" w:rsidRPr="00000000" w14:paraId="0000025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465"/>
              </w:tabs>
              <w:spacing w:after="0" w:before="0"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Post-event survey</w:t>
            </w:r>
          </w:p>
          <w:p w:rsidR="00000000" w:rsidDel="00000000" w:rsidP="00000000" w:rsidRDefault="00000000" w:rsidRPr="00000000" w14:paraId="00000252">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465"/>
              </w:tabs>
              <w:spacing w:after="0" w:before="1"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Webinar recording</w:t>
            </w:r>
          </w:p>
          <w:p w:rsidR="00000000" w:rsidDel="00000000" w:rsidP="00000000" w:rsidRDefault="00000000" w:rsidRPr="00000000" w14:paraId="00000253">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465"/>
              </w:tabs>
              <w:spacing w:after="0" w:before="0"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Signed action plan</w:t>
            </w:r>
          </w:p>
          <w:p w:rsidR="00000000" w:rsidDel="00000000" w:rsidP="00000000" w:rsidRDefault="00000000" w:rsidRPr="00000000" w14:paraId="00000254">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465"/>
              </w:tabs>
              <w:spacing w:after="0" w:before="0"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Student enrolment data</w:t>
            </w:r>
          </w:p>
          <w:p w:rsidR="00000000" w:rsidDel="00000000" w:rsidP="00000000" w:rsidRDefault="00000000" w:rsidRPr="00000000" w14:paraId="00000255">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465"/>
              </w:tabs>
              <w:spacing w:after="0" w:before="2"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Tutor reflections</w:t>
            </w:r>
          </w:p>
          <w:p w:rsidR="00000000" w:rsidDel="00000000" w:rsidP="00000000" w:rsidRDefault="00000000" w:rsidRPr="00000000" w14:paraId="00000256">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465"/>
              </w:tabs>
              <w:spacing w:after="0" w:before="0"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Feedback form</w:t>
            </w:r>
          </w:p>
          <w:p w:rsidR="00000000" w:rsidDel="00000000" w:rsidP="00000000" w:rsidRDefault="00000000" w:rsidRPr="00000000" w14:paraId="00000257">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465"/>
              </w:tabs>
              <w:spacing w:after="0" w:before="4"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Sample outputs from tool</w:t>
            </w:r>
          </w:p>
        </w:tc>
      </w:tr>
    </w:tbl>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25A">
      <w:pPr>
        <w:spacing w:before="7" w:lineRule="auto"/>
        <w:rPr>
          <w:b w:val="1"/>
          <w:bCs w:val="1"/>
          <w:sz w:val="10"/>
          <w:szCs w:val="10"/>
        </w:rPr>
      </w:pPr>
      <w:r w:rsidDel="00000000" w:rsidR="00000000" w:rsidRPr="00000000">
        <w:rPr>
          <w:rtl w:val="0"/>
        </w:rPr>
      </w:r>
    </w:p>
    <w:tbl>
      <w:tblPr>
        <w:tblStyle w:val="Table69"/>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5599" w:hRule="atLeast"/>
          <w:tblHeader w:val="0"/>
        </w:trPr>
        <w:tc>
          <w:tcPr/>
          <w:p w:rsidR="00000000" w:rsidDel="00000000" w:rsidP="00000000" w:rsidRDefault="00000000" w:rsidRPr="00000000" w14:paraId="0000025B">
            <w:pPr>
              <w:ind w:left="107" w:firstLine="0"/>
              <w:rPr/>
            </w:pPr>
            <w:r w:rsidDel="00000000" w:rsidR="00000000" w:rsidRPr="00000000">
              <w:rPr>
                <w:rtl w:val="0"/>
              </w:rPr>
              <w:t xml:space="preserve">Key Activity Type</w:t>
            </w:r>
          </w:p>
          <w:p w:rsidR="00000000" w:rsidDel="00000000" w:rsidP="00000000" w:rsidRDefault="00000000" w:rsidRPr="00000000" w14:paraId="0000025C">
            <w:pPr>
              <w:ind w:left="107" w:firstLine="0"/>
              <w:rPr/>
            </w:pPr>
            <w:r w:rsidDel="00000000" w:rsidR="00000000" w:rsidRPr="00000000">
              <w:rPr>
                <w:rtl w:val="0"/>
              </w:rPr>
            </w:r>
          </w:p>
          <w:p w:rsidR="00000000" w:rsidDel="00000000" w:rsidP="00000000" w:rsidRDefault="00000000" w:rsidRPr="00000000" w14:paraId="0000025D">
            <w:pPr>
              <w:ind w:left="107" w:firstLine="0"/>
              <w:rPr>
                <w:b w:val="1"/>
                <w:bCs w:val="1"/>
              </w:rPr>
            </w:pPr>
            <w:r w:rsidDel="00000000" w:rsidR="00000000" w:rsidRPr="00000000">
              <w:rPr>
                <w:b w:val="1"/>
                <w:bCs w:val="1"/>
                <w:rtl w:val="0"/>
              </w:rPr>
              <w:t xml:space="preserve">ACTIVITY 2 — Thematic Mapping of Ifes Campuses</w:t>
            </w:r>
          </w:p>
          <w:p w:rsidR="00000000" w:rsidDel="00000000" w:rsidP="00000000" w:rsidRDefault="00000000" w:rsidRPr="00000000" w14:paraId="0000025E">
            <w:pPr>
              <w:ind w:left="107" w:firstLine="0"/>
              <w:rPr>
                <w:b w:val="1"/>
                <w:bCs w:val="1"/>
              </w:rPr>
            </w:pPr>
            <w:r w:rsidDel="00000000" w:rsidR="00000000" w:rsidRPr="00000000">
              <w:rPr>
                <w:rtl w:val="0"/>
              </w:rPr>
            </w:r>
          </w:p>
          <w:p w:rsidR="00000000" w:rsidDel="00000000" w:rsidP="00000000" w:rsidRDefault="00000000" w:rsidRPr="00000000" w14:paraId="0000025F">
            <w:pPr>
              <w:ind w:left="107" w:firstLine="0"/>
              <w:rPr/>
            </w:pPr>
            <w:r w:rsidDel="00000000" w:rsidR="00000000" w:rsidRPr="00000000">
              <w:rPr>
                <w:rtl w:val="0"/>
              </w:rPr>
              <w:t xml:space="preserve">Key Activity Type: Research &amp; Knowledge Generation</w:t>
            </w:r>
          </w:p>
          <w:p w:rsidR="00000000" w:rsidDel="00000000" w:rsidP="00000000" w:rsidRDefault="00000000" w:rsidRPr="00000000" w14:paraId="00000260">
            <w:pPr>
              <w:ind w:left="107" w:firstLine="0"/>
              <w:rPr/>
            </w:pPr>
            <w:r w:rsidDel="00000000" w:rsidR="00000000" w:rsidRPr="00000000">
              <w:rPr>
                <w:rtl w:val="0"/>
              </w:rPr>
            </w:r>
          </w:p>
          <w:p w:rsidR="00000000" w:rsidDel="00000000" w:rsidP="00000000" w:rsidRDefault="00000000" w:rsidRPr="00000000" w14:paraId="00000261">
            <w:pPr>
              <w:ind w:left="107" w:firstLine="0"/>
              <w:rPr/>
            </w:pPr>
            <w:r w:rsidDel="00000000" w:rsidR="00000000" w:rsidRPr="00000000">
              <w:rPr>
                <w:rtl w:val="0"/>
              </w:rPr>
            </w:r>
          </w:p>
        </w:tc>
        <w:tc>
          <w:tcPr>
            <w:shd w:fill="f4f4f4" w:val="clear"/>
          </w:tcPr>
          <w:p w:rsidR="00000000" w:rsidDel="00000000" w:rsidP="00000000" w:rsidRDefault="00000000" w:rsidRPr="00000000" w14:paraId="00000262">
            <w:pPr>
              <w:ind w:left="105" w:right="309" w:firstLine="0"/>
              <w:rPr>
                <w:sz w:val="24"/>
                <w:szCs w:val="24"/>
              </w:rPr>
            </w:pPr>
            <w:r w:rsidDel="00000000" w:rsidR="00000000" w:rsidRPr="00000000">
              <w:rPr>
                <w:sz w:val="24"/>
                <w:szCs w:val="24"/>
                <w:rtl w:val="0"/>
              </w:rPr>
              <w:t xml:space="preserve">You should select the Activity Type from the drop-down list:</w:t>
            </w:r>
          </w:p>
          <w:p w:rsidR="00000000" w:rsidDel="00000000" w:rsidP="00000000" w:rsidRDefault="00000000" w:rsidRPr="00000000" w14:paraId="00000263">
            <w:pPr>
              <w:numPr>
                <w:ilvl w:val="0"/>
                <w:numId w:val="42"/>
              </w:numPr>
              <w:tabs>
                <w:tab w:val="left" w:leader="none" w:pos="389"/>
              </w:tabs>
              <w:spacing w:before="134" w:lineRule="auto"/>
              <w:ind w:left="389" w:right="548" w:hanging="360"/>
            </w:pPr>
            <w:r w:rsidDel="00000000" w:rsidR="00000000" w:rsidRPr="00000000">
              <w:rPr>
                <w:rtl w:val="0"/>
              </w:rPr>
              <w:t xml:space="preserve">Access Provision (workplaces, Institutions, internships etc.)</w:t>
            </w:r>
          </w:p>
          <w:p w:rsidR="00000000" w:rsidDel="00000000" w:rsidP="00000000" w:rsidRDefault="00000000" w:rsidRPr="00000000" w14:paraId="00000264">
            <w:pPr>
              <w:numPr>
                <w:ilvl w:val="0"/>
                <w:numId w:val="42"/>
              </w:numPr>
              <w:tabs>
                <w:tab w:val="left" w:leader="none" w:pos="389"/>
              </w:tabs>
              <w:spacing w:before="15" w:line="253" w:lineRule="auto"/>
              <w:ind w:left="389" w:hanging="360"/>
            </w:pPr>
            <w:r w:rsidDel="00000000" w:rsidR="00000000" w:rsidRPr="00000000">
              <w:rPr>
                <w:rtl w:val="0"/>
              </w:rPr>
              <w:t xml:space="preserve">Capacity Building/Professional Development</w:t>
            </w:r>
          </w:p>
          <w:p w:rsidR="00000000" w:rsidDel="00000000" w:rsidP="00000000" w:rsidRDefault="00000000" w:rsidRPr="00000000" w14:paraId="00000265">
            <w:pPr>
              <w:numPr>
                <w:ilvl w:val="0"/>
                <w:numId w:val="42"/>
              </w:numPr>
              <w:tabs>
                <w:tab w:val="left" w:leader="none" w:pos="389"/>
              </w:tabs>
              <w:ind w:left="389" w:right="825" w:hanging="356"/>
              <w:rPr>
                <w:sz w:val="20"/>
                <w:szCs w:val="20"/>
              </w:rPr>
            </w:pPr>
            <w:r w:rsidDel="00000000" w:rsidR="00000000" w:rsidRPr="00000000">
              <w:rPr>
                <w:sz w:val="24"/>
                <w:szCs w:val="24"/>
                <w:rtl w:val="0"/>
              </w:rPr>
              <w:t xml:space="preserve">Communities of Practise/Task Team creation</w:t>
            </w:r>
            <w:r w:rsidDel="00000000" w:rsidR="00000000" w:rsidRPr="00000000">
              <w:rPr>
                <w:rtl w:val="0"/>
              </w:rPr>
            </w:r>
          </w:p>
          <w:p w:rsidR="00000000" w:rsidDel="00000000" w:rsidP="00000000" w:rsidRDefault="00000000" w:rsidRPr="00000000" w14:paraId="00000266">
            <w:pPr>
              <w:numPr>
                <w:ilvl w:val="0"/>
                <w:numId w:val="42"/>
              </w:numPr>
              <w:tabs>
                <w:tab w:val="left" w:leader="none" w:pos="389"/>
              </w:tabs>
              <w:ind w:left="389" w:hanging="356"/>
              <w:rPr>
                <w:sz w:val="20"/>
                <w:szCs w:val="20"/>
              </w:rPr>
            </w:pPr>
            <w:r w:rsidDel="00000000" w:rsidR="00000000" w:rsidRPr="00000000">
              <w:rPr>
                <w:sz w:val="24"/>
                <w:szCs w:val="24"/>
                <w:rtl w:val="0"/>
              </w:rPr>
              <w:t xml:space="preserve">Conferences/Seminars/Webinars</w:t>
            </w:r>
            <w:r w:rsidDel="00000000" w:rsidR="00000000" w:rsidRPr="00000000">
              <w:rPr>
                <w:rtl w:val="0"/>
              </w:rPr>
            </w:r>
          </w:p>
          <w:p w:rsidR="00000000" w:rsidDel="00000000" w:rsidP="00000000" w:rsidRDefault="00000000" w:rsidRPr="00000000" w14:paraId="00000267">
            <w:pPr>
              <w:numPr>
                <w:ilvl w:val="0"/>
                <w:numId w:val="42"/>
              </w:numPr>
              <w:tabs>
                <w:tab w:val="left" w:leader="none" w:pos="389"/>
              </w:tabs>
              <w:ind w:left="389" w:hanging="356"/>
              <w:rPr>
                <w:sz w:val="20"/>
                <w:szCs w:val="20"/>
              </w:rPr>
            </w:pPr>
            <w:r w:rsidDel="00000000" w:rsidR="00000000" w:rsidRPr="00000000">
              <w:rPr>
                <w:sz w:val="24"/>
                <w:szCs w:val="24"/>
                <w:rtl w:val="0"/>
              </w:rPr>
              <w:t xml:space="preserve">Curriculum/Module Development</w:t>
            </w:r>
            <w:r w:rsidDel="00000000" w:rsidR="00000000" w:rsidRPr="00000000">
              <w:rPr>
                <w:rtl w:val="0"/>
              </w:rPr>
            </w:r>
          </w:p>
          <w:p w:rsidR="00000000" w:rsidDel="00000000" w:rsidP="00000000" w:rsidRDefault="00000000" w:rsidRPr="00000000" w14:paraId="00000268">
            <w:pPr>
              <w:numPr>
                <w:ilvl w:val="0"/>
                <w:numId w:val="42"/>
              </w:numPr>
              <w:tabs>
                <w:tab w:val="left" w:leader="none" w:pos="389"/>
              </w:tabs>
              <w:ind w:left="389" w:hanging="356"/>
              <w:rPr>
                <w:sz w:val="20"/>
                <w:szCs w:val="20"/>
              </w:rPr>
            </w:pPr>
            <w:r w:rsidDel="00000000" w:rsidR="00000000" w:rsidRPr="00000000">
              <w:rPr>
                <w:sz w:val="24"/>
                <w:szCs w:val="24"/>
                <w:rtl w:val="0"/>
              </w:rPr>
              <w:t xml:space="preserve">Digital Technology/Website Development</w:t>
            </w:r>
            <w:r w:rsidDel="00000000" w:rsidR="00000000" w:rsidRPr="00000000">
              <w:rPr>
                <w:rtl w:val="0"/>
              </w:rPr>
            </w:r>
          </w:p>
          <w:p w:rsidR="00000000" w:rsidDel="00000000" w:rsidP="00000000" w:rsidRDefault="00000000" w:rsidRPr="00000000" w14:paraId="00000269">
            <w:pPr>
              <w:numPr>
                <w:ilvl w:val="0"/>
                <w:numId w:val="42"/>
              </w:numPr>
              <w:tabs>
                <w:tab w:val="left" w:leader="none" w:pos="389"/>
              </w:tabs>
              <w:ind w:left="389" w:hanging="356"/>
              <w:rPr>
                <w:sz w:val="20"/>
                <w:szCs w:val="20"/>
              </w:rPr>
            </w:pPr>
            <w:r w:rsidDel="00000000" w:rsidR="00000000" w:rsidRPr="00000000">
              <w:rPr>
                <w:sz w:val="24"/>
                <w:szCs w:val="24"/>
                <w:rtl w:val="0"/>
              </w:rPr>
              <w:t xml:space="preserve">Dissemination/Outreach/Engagement</w:t>
            </w:r>
            <w:r w:rsidDel="00000000" w:rsidR="00000000" w:rsidRPr="00000000">
              <w:rPr>
                <w:rtl w:val="0"/>
              </w:rPr>
            </w:r>
          </w:p>
          <w:p w:rsidR="00000000" w:rsidDel="00000000" w:rsidP="00000000" w:rsidRDefault="00000000" w:rsidRPr="00000000" w14:paraId="0000026A">
            <w:pPr>
              <w:numPr>
                <w:ilvl w:val="0"/>
                <w:numId w:val="42"/>
              </w:numPr>
              <w:tabs>
                <w:tab w:val="left" w:leader="none" w:pos="389"/>
              </w:tabs>
              <w:ind w:left="389" w:hanging="356"/>
              <w:rPr>
                <w:sz w:val="20"/>
                <w:szCs w:val="20"/>
              </w:rPr>
            </w:pPr>
            <w:r w:rsidDel="00000000" w:rsidR="00000000" w:rsidRPr="00000000">
              <w:rPr>
                <w:sz w:val="24"/>
                <w:szCs w:val="24"/>
                <w:rtl w:val="0"/>
              </w:rPr>
              <w:t xml:space="preserve">Exchanges/Visits/Delegations</w:t>
            </w:r>
            <w:r w:rsidDel="00000000" w:rsidR="00000000" w:rsidRPr="00000000">
              <w:rPr>
                <w:rtl w:val="0"/>
              </w:rPr>
            </w:r>
          </w:p>
          <w:p w:rsidR="00000000" w:rsidDel="00000000" w:rsidP="00000000" w:rsidRDefault="00000000" w:rsidRPr="00000000" w14:paraId="0000026B">
            <w:pPr>
              <w:numPr>
                <w:ilvl w:val="0"/>
                <w:numId w:val="42"/>
              </w:numPr>
              <w:tabs>
                <w:tab w:val="left" w:leader="none" w:pos="389"/>
              </w:tabs>
              <w:ind w:left="389" w:hanging="356"/>
              <w:rPr>
                <w:sz w:val="20"/>
                <w:szCs w:val="20"/>
              </w:rPr>
            </w:pPr>
            <w:r w:rsidDel="00000000" w:rsidR="00000000" w:rsidRPr="00000000">
              <w:rPr>
                <w:sz w:val="24"/>
                <w:szCs w:val="24"/>
                <w:rtl w:val="0"/>
              </w:rPr>
              <w:t xml:space="preserve">Funding Mobilisation &amp; Investment</w:t>
            </w:r>
            <w:r w:rsidDel="00000000" w:rsidR="00000000" w:rsidRPr="00000000">
              <w:rPr>
                <w:rtl w:val="0"/>
              </w:rPr>
            </w:r>
          </w:p>
          <w:p w:rsidR="00000000" w:rsidDel="00000000" w:rsidP="00000000" w:rsidRDefault="00000000" w:rsidRPr="00000000" w14:paraId="0000026C">
            <w:pPr>
              <w:numPr>
                <w:ilvl w:val="0"/>
                <w:numId w:val="42"/>
              </w:numPr>
              <w:tabs>
                <w:tab w:val="left" w:leader="none" w:pos="389"/>
              </w:tabs>
              <w:ind w:left="389" w:hanging="356"/>
              <w:rPr>
                <w:sz w:val="20"/>
                <w:szCs w:val="20"/>
              </w:rPr>
            </w:pPr>
            <w:r w:rsidDel="00000000" w:rsidR="00000000" w:rsidRPr="00000000">
              <w:rPr>
                <w:sz w:val="24"/>
                <w:szCs w:val="24"/>
                <w:rtl w:val="0"/>
              </w:rPr>
              <w:t xml:space="preserve">Innovation &amp; Idea Generation</w:t>
            </w:r>
            <w:r w:rsidDel="00000000" w:rsidR="00000000" w:rsidRPr="00000000">
              <w:rPr>
                <w:rtl w:val="0"/>
              </w:rPr>
            </w:r>
          </w:p>
          <w:p w:rsidR="00000000" w:rsidDel="00000000" w:rsidP="00000000" w:rsidRDefault="00000000" w:rsidRPr="00000000" w14:paraId="0000026D">
            <w:pPr>
              <w:numPr>
                <w:ilvl w:val="0"/>
                <w:numId w:val="42"/>
              </w:numPr>
              <w:tabs>
                <w:tab w:val="left" w:leader="none" w:pos="389"/>
              </w:tabs>
              <w:ind w:left="389" w:hanging="356"/>
              <w:rPr>
                <w:sz w:val="20"/>
                <w:szCs w:val="20"/>
              </w:rPr>
            </w:pPr>
            <w:r w:rsidDel="00000000" w:rsidR="00000000" w:rsidRPr="00000000">
              <w:rPr>
                <w:sz w:val="24"/>
                <w:szCs w:val="24"/>
                <w:rtl w:val="0"/>
              </w:rPr>
              <w:t xml:space="preserve">Mentoring</w:t>
            </w:r>
            <w:r w:rsidDel="00000000" w:rsidR="00000000" w:rsidRPr="00000000">
              <w:rPr>
                <w:rtl w:val="0"/>
              </w:rPr>
            </w:r>
          </w:p>
          <w:p w:rsidR="00000000" w:rsidDel="00000000" w:rsidP="00000000" w:rsidRDefault="00000000" w:rsidRPr="00000000" w14:paraId="0000026E">
            <w:pPr>
              <w:numPr>
                <w:ilvl w:val="0"/>
                <w:numId w:val="42"/>
              </w:numPr>
              <w:tabs>
                <w:tab w:val="left" w:leader="none" w:pos="389"/>
              </w:tabs>
              <w:ind w:left="389" w:hanging="356"/>
              <w:rPr>
                <w:sz w:val="20"/>
                <w:szCs w:val="20"/>
              </w:rPr>
            </w:pPr>
            <w:r w:rsidDel="00000000" w:rsidR="00000000" w:rsidRPr="00000000">
              <w:rPr>
                <w:sz w:val="24"/>
                <w:szCs w:val="24"/>
                <w:rtl w:val="0"/>
              </w:rPr>
              <w:t xml:space="preserve">Network Formation</w:t>
            </w:r>
            <w:r w:rsidDel="00000000" w:rsidR="00000000" w:rsidRPr="00000000">
              <w:rPr>
                <w:rtl w:val="0"/>
              </w:rPr>
            </w:r>
          </w:p>
          <w:p w:rsidR="00000000" w:rsidDel="00000000" w:rsidP="00000000" w:rsidRDefault="00000000" w:rsidRPr="00000000" w14:paraId="0000026F">
            <w:pPr>
              <w:numPr>
                <w:ilvl w:val="0"/>
                <w:numId w:val="42"/>
              </w:numPr>
              <w:tabs>
                <w:tab w:val="left" w:leader="none" w:pos="389"/>
              </w:tabs>
              <w:ind w:left="389" w:hanging="356"/>
              <w:rPr>
                <w:sz w:val="20"/>
                <w:szCs w:val="20"/>
              </w:rPr>
            </w:pPr>
            <w:r w:rsidDel="00000000" w:rsidR="00000000" w:rsidRPr="00000000">
              <w:rPr>
                <w:sz w:val="24"/>
                <w:szCs w:val="24"/>
                <w:rtl w:val="0"/>
              </w:rPr>
              <w:t xml:space="preserve">Pilot/Feasibility Projects</w:t>
            </w:r>
            <w:r w:rsidDel="00000000" w:rsidR="00000000" w:rsidRPr="00000000">
              <w:rPr>
                <w:rtl w:val="0"/>
              </w:rPr>
            </w:r>
          </w:p>
          <w:p w:rsidR="00000000" w:rsidDel="00000000" w:rsidP="00000000" w:rsidRDefault="00000000" w:rsidRPr="00000000" w14:paraId="00000270">
            <w:pPr>
              <w:numPr>
                <w:ilvl w:val="0"/>
                <w:numId w:val="42"/>
              </w:numPr>
              <w:tabs>
                <w:tab w:val="left" w:leader="none" w:pos="389"/>
              </w:tabs>
              <w:ind w:left="389" w:hanging="356"/>
              <w:rPr>
                <w:sz w:val="20"/>
                <w:szCs w:val="20"/>
              </w:rPr>
            </w:pPr>
            <w:r w:rsidDel="00000000" w:rsidR="00000000" w:rsidRPr="00000000">
              <w:rPr>
                <w:sz w:val="24"/>
                <w:szCs w:val="24"/>
                <w:rtl w:val="0"/>
              </w:rPr>
              <w:t xml:space="preserve">Policy/Strategy/Framework Development</w:t>
            </w:r>
            <w:r w:rsidDel="00000000" w:rsidR="00000000" w:rsidRPr="00000000">
              <w:rPr>
                <w:rtl w:val="0"/>
              </w:rPr>
            </w:r>
          </w:p>
          <w:p w:rsidR="00000000" w:rsidDel="00000000" w:rsidP="00000000" w:rsidRDefault="00000000" w:rsidRPr="00000000" w14:paraId="00000271">
            <w:pPr>
              <w:numPr>
                <w:ilvl w:val="0"/>
                <w:numId w:val="42"/>
              </w:numPr>
              <w:tabs>
                <w:tab w:val="left" w:leader="none" w:pos="389"/>
              </w:tabs>
              <w:ind w:left="389" w:hanging="356"/>
              <w:rPr>
                <w:sz w:val="20"/>
                <w:szCs w:val="20"/>
              </w:rPr>
            </w:pPr>
            <w:r w:rsidDel="00000000" w:rsidR="00000000" w:rsidRPr="00000000">
              <w:rPr>
                <w:sz w:val="24"/>
                <w:szCs w:val="24"/>
                <w:rtl w:val="0"/>
              </w:rPr>
              <w:t xml:space="preserve">Research &amp; Knowledge Generation</w:t>
            </w:r>
            <w:r w:rsidDel="00000000" w:rsidR="00000000" w:rsidRPr="00000000">
              <w:rPr>
                <w:rtl w:val="0"/>
              </w:rPr>
            </w:r>
          </w:p>
          <w:p w:rsidR="00000000" w:rsidDel="00000000" w:rsidP="00000000" w:rsidRDefault="00000000" w:rsidRPr="00000000" w14:paraId="00000272">
            <w:pPr>
              <w:numPr>
                <w:ilvl w:val="0"/>
                <w:numId w:val="42"/>
              </w:numPr>
              <w:tabs>
                <w:tab w:val="left" w:leader="none" w:pos="389"/>
              </w:tabs>
              <w:spacing w:line="255" w:lineRule="auto"/>
              <w:ind w:left="389" w:hanging="356"/>
              <w:rPr>
                <w:sz w:val="20"/>
                <w:szCs w:val="20"/>
              </w:rPr>
            </w:pPr>
            <w:r w:rsidDel="00000000" w:rsidR="00000000" w:rsidRPr="00000000">
              <w:rPr>
                <w:sz w:val="24"/>
                <w:szCs w:val="24"/>
                <w:rtl w:val="0"/>
              </w:rPr>
              <w:t xml:space="preserve">Workshops/Training Session</w:t>
            </w:r>
            <w:r w:rsidDel="00000000" w:rsidR="00000000" w:rsidRPr="00000000">
              <w:rPr>
                <w:rtl w:val="0"/>
              </w:rPr>
            </w:r>
          </w:p>
        </w:tc>
      </w:tr>
    </w:tbl>
    <w:p w:rsidR="00000000" w:rsidDel="00000000" w:rsidP="00000000" w:rsidRDefault="00000000" w:rsidRPr="00000000" w14:paraId="00000273">
      <w:pPr>
        <w:spacing w:after="1" w:before="144" w:lineRule="auto"/>
        <w:rPr>
          <w:b w:val="1"/>
          <w:bCs w:val="1"/>
          <w:sz w:val="20"/>
          <w:szCs w:val="20"/>
        </w:rPr>
      </w:pPr>
      <w:r w:rsidDel="00000000" w:rsidR="00000000" w:rsidRPr="00000000">
        <w:rPr>
          <w:rtl w:val="0"/>
        </w:rPr>
      </w:r>
    </w:p>
    <w:tbl>
      <w:tblPr>
        <w:tblStyle w:val="Table70"/>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103" w:hRule="atLeast"/>
          <w:tblHeader w:val="0"/>
        </w:trPr>
        <w:tc>
          <w:tcPr/>
          <w:p w:rsidR="00000000" w:rsidDel="00000000" w:rsidP="00000000" w:rsidRDefault="00000000" w:rsidRPr="00000000" w14:paraId="00000274">
            <w:pPr>
              <w:ind w:left="107" w:right="222" w:firstLine="0"/>
              <w:rPr/>
            </w:pPr>
            <w:r w:rsidDel="00000000" w:rsidR="00000000" w:rsidRPr="00000000">
              <w:rPr>
                <w:rtl w:val="0"/>
              </w:rPr>
              <w:t xml:space="preserve">Brief Description (What, Who, When) (50 words next)</w:t>
            </w:r>
          </w:p>
          <w:p w:rsidR="00000000" w:rsidDel="00000000" w:rsidP="00000000" w:rsidRDefault="00000000" w:rsidRPr="00000000" w14:paraId="00000275">
            <w:pPr>
              <w:ind w:left="107" w:right="222" w:firstLine="0"/>
              <w:rPr/>
            </w:pPr>
            <w:r w:rsidDel="00000000" w:rsidR="00000000" w:rsidRPr="00000000">
              <w:rPr>
                <w:rtl w:val="0"/>
              </w:rPr>
            </w:r>
          </w:p>
          <w:p w:rsidR="00000000" w:rsidDel="00000000" w:rsidP="00000000" w:rsidRDefault="00000000" w:rsidRPr="00000000" w14:paraId="00000276">
            <w:pPr>
              <w:ind w:left="107" w:firstLine="0"/>
              <w:rPr/>
            </w:pPr>
            <w:r w:rsidDel="00000000" w:rsidR="00000000" w:rsidRPr="00000000">
              <w:rPr>
                <w:rtl w:val="0"/>
              </w:rPr>
              <w:t xml:space="preserve">Survey and consultation with representatives from selected Ifes campuses, combined with analysis of official Brazilian government data platforms, to map courses and initiatives — with particular but not exclusive focus on inclusion, diversity, gender, environment and sustainability. Led by Ifes/Cefor with OU/IET support. June–September 2027.</w:t>
            </w:r>
            <w:r w:rsidDel="00000000" w:rsidR="00000000" w:rsidRPr="00000000">
              <w:rPr>
                <w:rtl w:val="0"/>
              </w:rPr>
            </w:r>
          </w:p>
          <w:p w:rsidR="00000000" w:rsidDel="00000000" w:rsidP="00000000" w:rsidRDefault="00000000" w:rsidRPr="00000000" w14:paraId="00000277">
            <w:pPr>
              <w:ind w:left="107" w:right="222" w:firstLine="0"/>
              <w:rPr/>
            </w:pPr>
            <w:r w:rsidDel="00000000" w:rsidR="00000000" w:rsidRPr="00000000">
              <w:rPr>
                <w:rtl w:val="0"/>
              </w:rPr>
            </w:r>
          </w:p>
          <w:p w:rsidR="00000000" w:rsidDel="00000000" w:rsidP="00000000" w:rsidRDefault="00000000" w:rsidRPr="00000000" w14:paraId="00000278">
            <w:pPr>
              <w:ind w:left="107" w:right="222" w:firstLine="0"/>
              <w:rPr/>
            </w:pPr>
            <w:r w:rsidDel="00000000" w:rsidR="00000000" w:rsidRPr="00000000">
              <w:rPr>
                <w:rtl w:val="0"/>
              </w:rPr>
            </w:r>
          </w:p>
        </w:tc>
        <w:tc>
          <w:tcPr>
            <w:shd w:fill="f4f4f4" w:val="clear"/>
          </w:tcPr>
          <w:p w:rsidR="00000000" w:rsidDel="00000000" w:rsidP="00000000" w:rsidRDefault="00000000" w:rsidRPr="00000000" w14:paraId="00000279">
            <w:pPr>
              <w:ind w:left="105" w:right="219" w:firstLine="0"/>
              <w:rPr>
                <w:i w:val="1"/>
                <w:iCs w:val="1"/>
              </w:rPr>
            </w:pPr>
            <w:r w:rsidDel="00000000" w:rsidR="00000000" w:rsidRPr="00000000">
              <w:rPr>
                <w:i w:val="1"/>
                <w:iCs w:val="1"/>
                <w:rtl w:val="0"/>
              </w:rPr>
              <w:t xml:space="preserve">Summarise what the activity involves, who is responsible, and when it will take place. Keep it concise. Good examples:</w:t>
            </w:r>
          </w:p>
          <w:p w:rsidR="00000000" w:rsidDel="00000000" w:rsidP="00000000" w:rsidRDefault="00000000" w:rsidRPr="00000000" w14:paraId="0000027A">
            <w:pPr>
              <w:numPr>
                <w:ilvl w:val="0"/>
                <w:numId w:val="41"/>
              </w:numPr>
              <w:tabs>
                <w:tab w:val="left" w:leader="none" w:pos="465"/>
              </w:tabs>
              <w:spacing w:before="119" w:lineRule="auto"/>
              <w:ind w:left="465" w:right="821" w:hanging="360"/>
              <w:rPr>
                <w:rFonts w:ascii="Arial" w:cs="Arial" w:eastAsia="Arial" w:hAnsi="Arial"/>
                <w:i w:val="1"/>
                <w:iCs w:val="1"/>
              </w:rPr>
            </w:pPr>
            <w:r w:rsidDel="00000000" w:rsidR="00000000" w:rsidRPr="00000000">
              <w:rPr>
                <w:i w:val="1"/>
                <w:iCs w:val="1"/>
                <w:rtl w:val="0"/>
              </w:rPr>
              <w:t xml:space="preserve">A series of webinars hosted by UK and Indonesian partners (July 202X)</w:t>
            </w:r>
          </w:p>
          <w:p w:rsidR="00000000" w:rsidDel="00000000" w:rsidP="00000000" w:rsidRDefault="00000000" w:rsidRPr="00000000" w14:paraId="0000027B">
            <w:pPr>
              <w:numPr>
                <w:ilvl w:val="0"/>
                <w:numId w:val="41"/>
              </w:numPr>
              <w:tabs>
                <w:tab w:val="left" w:leader="none" w:pos="465"/>
              </w:tabs>
              <w:ind w:left="465" w:right="260" w:hanging="360"/>
              <w:rPr>
                <w:rFonts w:ascii="Arial" w:cs="Arial" w:eastAsia="Arial" w:hAnsi="Arial"/>
                <w:i w:val="1"/>
                <w:iCs w:val="1"/>
              </w:rPr>
            </w:pPr>
            <w:r w:rsidDel="00000000" w:rsidR="00000000" w:rsidRPr="00000000">
              <w:rPr>
                <w:i w:val="1"/>
                <w:iCs w:val="1"/>
                <w:rtl w:val="0"/>
              </w:rPr>
              <w:t xml:space="preserve">3-day visit by to Vietnamese institution to co-plan curriculum activities (Spring 202X)</w:t>
            </w:r>
          </w:p>
          <w:p w:rsidR="00000000" w:rsidDel="00000000" w:rsidP="00000000" w:rsidRDefault="00000000" w:rsidRPr="00000000" w14:paraId="0000027C">
            <w:pPr>
              <w:numPr>
                <w:ilvl w:val="0"/>
                <w:numId w:val="41"/>
              </w:numPr>
              <w:tabs>
                <w:tab w:val="left" w:leader="none" w:pos="465"/>
              </w:tabs>
              <w:spacing w:before="1" w:lineRule="auto"/>
              <w:ind w:left="465" w:right="518" w:hanging="360"/>
              <w:rPr>
                <w:rFonts w:ascii="Arial" w:cs="Arial" w:eastAsia="Arial" w:hAnsi="Arial"/>
                <w:i w:val="1"/>
                <w:iCs w:val="1"/>
              </w:rPr>
            </w:pPr>
            <w:r w:rsidDel="00000000" w:rsidR="00000000" w:rsidRPr="00000000">
              <w:rPr>
                <w:i w:val="1"/>
                <w:iCs w:val="1"/>
                <w:rtl w:val="0"/>
              </w:rPr>
              <w:t xml:space="preserve">Co-designed module taught in two partner universities (Jan–Feb 202X)</w:t>
            </w:r>
          </w:p>
          <w:p w:rsidR="00000000" w:rsidDel="00000000" w:rsidP="00000000" w:rsidRDefault="00000000" w:rsidRPr="00000000" w14:paraId="0000027D">
            <w:pPr>
              <w:numPr>
                <w:ilvl w:val="0"/>
                <w:numId w:val="41"/>
              </w:numPr>
              <w:tabs>
                <w:tab w:val="left" w:leader="none" w:pos="465"/>
              </w:tabs>
              <w:ind w:left="465" w:right="503" w:hanging="360"/>
              <w:rPr>
                <w:rFonts w:ascii="Arial" w:cs="Arial" w:eastAsia="Arial" w:hAnsi="Arial"/>
                <w:i w:val="1"/>
                <w:iCs w:val="1"/>
              </w:rPr>
            </w:pPr>
            <w:r w:rsidDel="00000000" w:rsidR="00000000" w:rsidRPr="00000000">
              <w:rPr>
                <w:i w:val="1"/>
                <w:iCs w:val="1"/>
                <w:rtl w:val="0"/>
              </w:rPr>
              <w:t xml:space="preserve">Online training for admin staff on graduate destination data tools (Sept 202X)</w:t>
            </w:r>
          </w:p>
        </w:tc>
      </w:tr>
    </w:tbl>
    <w:p w:rsidR="00000000" w:rsidDel="00000000" w:rsidP="00000000" w:rsidRDefault="00000000" w:rsidRPr="00000000" w14:paraId="0000027E">
      <w:pPr>
        <w:rPr>
          <w:i w:val="1"/>
          <w:iCs w:val="1"/>
        </w:rPr>
        <w:sectPr>
          <w:headerReference r:id="rId18" w:type="default"/>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27F">
      <w:pPr>
        <w:spacing w:before="15" w:lineRule="auto"/>
        <w:rPr>
          <w:b w:val="1"/>
          <w:bCs w:val="1"/>
          <w:sz w:val="20"/>
          <w:szCs w:val="20"/>
        </w:rPr>
      </w:pPr>
      <w:r w:rsidDel="00000000" w:rsidR="00000000" w:rsidRPr="00000000">
        <w:rPr>
          <w:rtl w:val="0"/>
        </w:rPr>
      </w:r>
    </w:p>
    <w:tbl>
      <w:tblPr>
        <w:tblStyle w:val="Table71"/>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596" w:hRule="atLeast"/>
          <w:tblHeader w:val="0"/>
        </w:trPr>
        <w:tc>
          <w:tcPr/>
          <w:p w:rsidR="00000000" w:rsidDel="00000000" w:rsidP="00000000" w:rsidRDefault="00000000" w:rsidRPr="00000000" w14:paraId="00000280">
            <w:pPr>
              <w:ind w:left="107" w:right="106" w:firstLine="0"/>
              <w:rPr/>
            </w:pPr>
            <w:r w:rsidDel="00000000" w:rsidR="00000000" w:rsidRPr="00000000">
              <w:rPr>
                <w:rtl w:val="0"/>
              </w:rPr>
              <w:t xml:space="preserve">What will this Activity deliver? (</w:t>
            </w:r>
            <w:r w:rsidDel="00000000" w:rsidR="00000000" w:rsidRPr="00000000">
              <w:rPr>
                <w:b w:val="1"/>
                <w:bCs w:val="1"/>
                <w:rtl w:val="0"/>
              </w:rPr>
              <w:t xml:space="preserve">Tangible Output</w:t>
            </w:r>
            <w:r w:rsidDel="00000000" w:rsidR="00000000" w:rsidRPr="00000000">
              <w:rPr>
                <w:rtl w:val="0"/>
              </w:rPr>
              <w:t xml:space="preserve">) (50 words max)</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ind w:left="107" w:firstLine="0"/>
              <w:rPr/>
            </w:pPr>
            <w:r w:rsidDel="00000000" w:rsidR="00000000" w:rsidRPr="00000000">
              <w:rPr>
                <w:rtl w:val="0"/>
              </w:rPr>
              <w:t xml:space="preserve">Campus mapping report identifying regionally specialised expertise with potential for distance learning expansion, with disaggregated data by gender and income, highlighting inclusion, diversity, gender equity, sustainability and environment as priority axes.</w:t>
            </w:r>
          </w:p>
          <w:p w:rsidR="00000000" w:rsidDel="00000000" w:rsidP="00000000" w:rsidRDefault="00000000" w:rsidRPr="00000000" w14:paraId="00000283">
            <w:pPr>
              <w:rPr/>
            </w:pPr>
            <w:r w:rsidDel="00000000" w:rsidR="00000000" w:rsidRPr="00000000">
              <w:rPr>
                <w:rtl w:val="0"/>
              </w:rPr>
            </w:r>
          </w:p>
        </w:tc>
        <w:tc>
          <w:tcPr>
            <w:shd w:fill="f4f4f4" w:val="clear"/>
          </w:tcPr>
          <w:p w:rsidR="00000000" w:rsidDel="00000000" w:rsidP="00000000" w:rsidRDefault="00000000" w:rsidRPr="00000000" w14:paraId="00000284">
            <w:pPr>
              <w:ind w:left="105" w:firstLine="0"/>
              <w:rPr>
                <w:i w:val="1"/>
                <w:iCs w:val="1"/>
              </w:rPr>
            </w:pPr>
            <w:r w:rsidDel="00000000" w:rsidR="00000000" w:rsidRPr="00000000">
              <w:rPr>
                <w:i w:val="1"/>
                <w:iCs w:val="1"/>
                <w:rtl w:val="0"/>
              </w:rPr>
              <w:t xml:space="preserve">State the immediate result — such as a workshop delivered, a paper submitted, or a tool created.</w:t>
            </w:r>
          </w:p>
          <w:p w:rsidR="00000000" w:rsidDel="00000000" w:rsidP="00000000" w:rsidRDefault="00000000" w:rsidRPr="00000000" w14:paraId="00000285">
            <w:pPr>
              <w:ind w:left="105" w:right="219" w:firstLine="0"/>
              <w:rPr>
                <w:i w:val="1"/>
                <w:iCs w:val="1"/>
              </w:rPr>
            </w:pPr>
            <w:r w:rsidDel="00000000" w:rsidR="00000000" w:rsidRPr="00000000">
              <w:rPr>
                <w:i w:val="1"/>
                <w:iCs w:val="1"/>
                <w:rtl w:val="0"/>
              </w:rPr>
              <w:t xml:space="preserve">This should be a concrete deliverable. Good examples:</w:t>
            </w:r>
          </w:p>
          <w:p w:rsidR="00000000" w:rsidDel="00000000" w:rsidP="00000000" w:rsidRDefault="00000000" w:rsidRPr="00000000" w14:paraId="00000286">
            <w:pPr>
              <w:numPr>
                <w:ilvl w:val="0"/>
                <w:numId w:val="40"/>
              </w:numPr>
              <w:tabs>
                <w:tab w:val="left" w:leader="none" w:pos="465"/>
              </w:tabs>
              <w:spacing w:before="121" w:line="252.00000000000003" w:lineRule="auto"/>
              <w:ind w:left="465" w:hanging="360"/>
              <w:rPr>
                <w:rFonts w:ascii="Arial" w:cs="Arial" w:eastAsia="Arial" w:hAnsi="Arial"/>
                <w:i w:val="1"/>
                <w:iCs w:val="1"/>
              </w:rPr>
            </w:pPr>
            <w:r w:rsidDel="00000000" w:rsidR="00000000" w:rsidRPr="00000000">
              <w:rPr>
                <w:i w:val="1"/>
                <w:iCs w:val="1"/>
                <w:rtl w:val="0"/>
              </w:rPr>
              <w:t xml:space="preserve">Webinars delivered with Q&amp;A and recording</w:t>
            </w:r>
          </w:p>
          <w:p w:rsidR="00000000" w:rsidDel="00000000" w:rsidP="00000000" w:rsidRDefault="00000000" w:rsidRPr="00000000" w14:paraId="00000287">
            <w:pPr>
              <w:numPr>
                <w:ilvl w:val="0"/>
                <w:numId w:val="40"/>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Meeting notes and joint activity plan</w:t>
            </w:r>
          </w:p>
          <w:p w:rsidR="00000000" w:rsidDel="00000000" w:rsidP="00000000" w:rsidRDefault="00000000" w:rsidRPr="00000000" w14:paraId="00000288">
            <w:pPr>
              <w:numPr>
                <w:ilvl w:val="0"/>
                <w:numId w:val="40"/>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Module delivered in both contexts</w:t>
            </w:r>
          </w:p>
          <w:p w:rsidR="00000000" w:rsidDel="00000000" w:rsidP="00000000" w:rsidRDefault="00000000" w:rsidRPr="00000000" w14:paraId="00000289">
            <w:pPr>
              <w:numPr>
                <w:ilvl w:val="0"/>
                <w:numId w:val="40"/>
              </w:numPr>
              <w:tabs>
                <w:tab w:val="left" w:leader="none" w:pos="465"/>
              </w:tabs>
              <w:spacing w:before="1" w:lineRule="auto"/>
              <w:ind w:left="465" w:hanging="360"/>
              <w:rPr>
                <w:rFonts w:ascii="Arial" w:cs="Arial" w:eastAsia="Arial" w:hAnsi="Arial"/>
                <w:i w:val="1"/>
                <w:iCs w:val="1"/>
              </w:rPr>
            </w:pPr>
            <w:r w:rsidDel="00000000" w:rsidR="00000000" w:rsidRPr="00000000">
              <w:rPr>
                <w:i w:val="1"/>
                <w:iCs w:val="1"/>
                <w:rtl w:val="0"/>
              </w:rPr>
              <w:t xml:space="preserve">Shared assessment tasks</w:t>
            </w:r>
          </w:p>
          <w:p w:rsidR="00000000" w:rsidDel="00000000" w:rsidP="00000000" w:rsidRDefault="00000000" w:rsidRPr="00000000" w14:paraId="0000028A">
            <w:pPr>
              <w:numPr>
                <w:ilvl w:val="0"/>
                <w:numId w:val="40"/>
              </w:numPr>
              <w:tabs>
                <w:tab w:val="left" w:leader="none" w:pos="465"/>
              </w:tabs>
              <w:spacing w:before="2" w:lineRule="auto"/>
              <w:ind w:left="465" w:hanging="360"/>
              <w:rPr>
                <w:rFonts w:ascii="Arial" w:cs="Arial" w:eastAsia="Arial" w:hAnsi="Arial"/>
                <w:i w:val="1"/>
                <w:iCs w:val="1"/>
              </w:rPr>
            </w:pPr>
            <w:r w:rsidDel="00000000" w:rsidR="00000000" w:rsidRPr="00000000">
              <w:rPr>
                <w:i w:val="1"/>
                <w:iCs w:val="1"/>
                <w:rtl w:val="0"/>
              </w:rPr>
              <w:t xml:space="preserve">Training slides + session delivery</w:t>
            </w:r>
          </w:p>
        </w:tc>
      </w:tr>
    </w:tbl>
    <w:p w:rsidR="00000000" w:rsidDel="00000000" w:rsidP="00000000" w:rsidRDefault="00000000" w:rsidRPr="00000000" w14:paraId="0000028B">
      <w:pPr>
        <w:spacing w:before="57" w:lineRule="auto"/>
        <w:rPr>
          <w:b w:val="1"/>
          <w:bCs w:val="1"/>
          <w:sz w:val="20"/>
          <w:szCs w:val="20"/>
        </w:rPr>
      </w:pPr>
      <w:r w:rsidDel="00000000" w:rsidR="00000000" w:rsidRPr="00000000">
        <w:rPr>
          <w:rtl w:val="0"/>
        </w:rPr>
      </w:r>
    </w:p>
    <w:tbl>
      <w:tblPr>
        <w:tblStyle w:val="Table72"/>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596" w:hRule="atLeast"/>
          <w:tblHeader w:val="0"/>
        </w:trPr>
        <w:tc>
          <w:tcPr/>
          <w:p w:rsidR="00000000" w:rsidDel="00000000" w:rsidP="00000000" w:rsidRDefault="00000000" w:rsidRPr="00000000" w14:paraId="0000028C">
            <w:pPr>
              <w:ind w:left="107" w:right="222" w:firstLine="0"/>
              <w:rPr/>
            </w:pPr>
            <w:r w:rsidDel="00000000" w:rsidR="00000000" w:rsidRPr="00000000">
              <w:rPr>
                <w:rtl w:val="0"/>
              </w:rPr>
              <w:t xml:space="preserve">How Will You Know It Was Successful? (</w:t>
            </w:r>
            <w:r w:rsidDel="00000000" w:rsidR="00000000" w:rsidRPr="00000000">
              <w:rPr>
                <w:b w:val="1"/>
                <w:bCs w:val="1"/>
                <w:rtl w:val="0"/>
              </w:rPr>
              <w:t xml:space="preserve">Indicator</w:t>
            </w:r>
            <w:r w:rsidDel="00000000" w:rsidR="00000000" w:rsidRPr="00000000">
              <w:rPr>
                <w:rtl w:val="0"/>
              </w:rPr>
              <w:t xml:space="preserve">) (50 words max)</w:t>
            </w:r>
          </w:p>
          <w:p w:rsidR="00000000" w:rsidDel="00000000" w:rsidP="00000000" w:rsidRDefault="00000000" w:rsidRPr="00000000" w14:paraId="0000028D">
            <w:pPr>
              <w:ind w:left="107" w:right="222" w:firstLine="0"/>
              <w:rPr/>
            </w:pPr>
            <w:r w:rsidDel="00000000" w:rsidR="00000000" w:rsidRPr="00000000">
              <w:rPr>
                <w:rtl w:val="0"/>
              </w:rPr>
            </w:r>
          </w:p>
          <w:p w:rsidR="00000000" w:rsidDel="00000000" w:rsidP="00000000" w:rsidRDefault="00000000" w:rsidRPr="00000000" w14:paraId="0000028E">
            <w:pPr>
              <w:ind w:left="107" w:firstLine="0"/>
              <w:rPr/>
            </w:pPr>
            <w:r w:rsidDel="00000000" w:rsidR="00000000" w:rsidRPr="00000000">
              <w:rPr>
                <w:rtl w:val="0"/>
              </w:rPr>
              <w:t xml:space="preserve">Representatives from at least 8 Ifes campuses engaged; mapping report completed and shared with both institutions.</w:t>
            </w:r>
          </w:p>
          <w:p w:rsidR="00000000" w:rsidDel="00000000" w:rsidP="00000000" w:rsidRDefault="00000000" w:rsidRPr="00000000" w14:paraId="0000028F">
            <w:pPr>
              <w:ind w:left="107" w:right="222" w:firstLine="0"/>
              <w:rPr/>
            </w:pPr>
            <w:r w:rsidDel="00000000" w:rsidR="00000000" w:rsidRPr="00000000">
              <w:rPr>
                <w:rtl w:val="0"/>
              </w:rPr>
            </w:r>
          </w:p>
        </w:tc>
        <w:tc>
          <w:tcPr>
            <w:shd w:fill="f4f4f4" w:val="clear"/>
          </w:tcPr>
          <w:p w:rsidR="00000000" w:rsidDel="00000000" w:rsidP="00000000" w:rsidRDefault="00000000" w:rsidRPr="00000000" w14:paraId="00000290">
            <w:pPr>
              <w:ind w:left="105" w:firstLine="0"/>
              <w:rPr>
                <w:i w:val="1"/>
                <w:iCs w:val="1"/>
              </w:rPr>
            </w:pPr>
            <w:r w:rsidDel="00000000" w:rsidR="00000000" w:rsidRPr="00000000">
              <w:rPr>
                <w:i w:val="1"/>
                <w:iCs w:val="1"/>
                <w:rtl w:val="0"/>
              </w:rPr>
              <w:t xml:space="preserve">Describe what success looks like for this activity</w:t>
            </w:r>
          </w:p>
          <w:p w:rsidR="00000000" w:rsidDel="00000000" w:rsidP="00000000" w:rsidRDefault="00000000" w:rsidRPr="00000000" w14:paraId="00000291">
            <w:pPr>
              <w:spacing w:before="1" w:lineRule="auto"/>
              <w:ind w:left="105" w:firstLine="0"/>
              <w:rPr>
                <w:i w:val="1"/>
                <w:iCs w:val="1"/>
              </w:rPr>
            </w:pPr>
            <w:r w:rsidDel="00000000" w:rsidR="00000000" w:rsidRPr="00000000">
              <w:rPr>
                <w:i w:val="1"/>
                <w:iCs w:val="1"/>
                <w:rtl w:val="0"/>
              </w:rPr>
              <w:t xml:space="preserve">— e.g. number of participants, satisfaction level, agreement reached, engagement achieved. Good examples:</w:t>
            </w:r>
          </w:p>
          <w:p w:rsidR="00000000" w:rsidDel="00000000" w:rsidP="00000000" w:rsidRDefault="00000000" w:rsidRPr="00000000" w14:paraId="00000292">
            <w:pPr>
              <w:numPr>
                <w:ilvl w:val="0"/>
                <w:numId w:val="39"/>
              </w:numPr>
              <w:tabs>
                <w:tab w:val="left" w:leader="none" w:pos="465"/>
              </w:tabs>
              <w:spacing w:before="119" w:line="252.00000000000003" w:lineRule="auto"/>
              <w:ind w:left="465" w:hanging="360"/>
              <w:rPr>
                <w:rFonts w:ascii="Arial" w:cs="Arial" w:eastAsia="Arial" w:hAnsi="Arial"/>
                <w:i w:val="1"/>
                <w:iCs w:val="1"/>
              </w:rPr>
            </w:pPr>
            <w:r w:rsidDel="00000000" w:rsidR="00000000" w:rsidRPr="00000000">
              <w:rPr>
                <w:i w:val="1"/>
                <w:iCs w:val="1"/>
                <w:rtl w:val="0"/>
              </w:rPr>
              <w:t xml:space="preserve">At least 80 attendees</w:t>
            </w:r>
          </w:p>
          <w:p w:rsidR="00000000" w:rsidDel="00000000" w:rsidP="00000000" w:rsidRDefault="00000000" w:rsidRPr="00000000" w14:paraId="00000293">
            <w:pPr>
              <w:numPr>
                <w:ilvl w:val="0"/>
                <w:numId w:val="39"/>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75% say it was useful</w:t>
            </w:r>
          </w:p>
          <w:p w:rsidR="00000000" w:rsidDel="00000000" w:rsidP="00000000" w:rsidRDefault="00000000" w:rsidRPr="00000000" w14:paraId="00000294">
            <w:pPr>
              <w:numPr>
                <w:ilvl w:val="0"/>
                <w:numId w:val="39"/>
              </w:numPr>
              <w:tabs>
                <w:tab w:val="left" w:leader="none" w:pos="465"/>
              </w:tabs>
              <w:spacing w:before="2" w:line="252.00000000000003" w:lineRule="auto"/>
              <w:ind w:left="465" w:hanging="360"/>
              <w:rPr>
                <w:rFonts w:ascii="Arial" w:cs="Arial" w:eastAsia="Arial" w:hAnsi="Arial"/>
                <w:i w:val="1"/>
                <w:iCs w:val="1"/>
              </w:rPr>
            </w:pPr>
            <w:r w:rsidDel="00000000" w:rsidR="00000000" w:rsidRPr="00000000">
              <w:rPr>
                <w:i w:val="1"/>
                <w:iCs w:val="1"/>
                <w:rtl w:val="0"/>
              </w:rPr>
              <w:t xml:space="preserve">Partner agrees on 2–3 collaborative activities</w:t>
            </w:r>
          </w:p>
          <w:p w:rsidR="00000000" w:rsidDel="00000000" w:rsidP="00000000" w:rsidRDefault="00000000" w:rsidRPr="00000000" w14:paraId="00000295">
            <w:pPr>
              <w:numPr>
                <w:ilvl w:val="0"/>
                <w:numId w:val="39"/>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40+ students complete the pilot</w:t>
            </w:r>
          </w:p>
          <w:p w:rsidR="00000000" w:rsidDel="00000000" w:rsidP="00000000" w:rsidRDefault="00000000" w:rsidRPr="00000000" w14:paraId="00000296">
            <w:pPr>
              <w:numPr>
                <w:ilvl w:val="0"/>
                <w:numId w:val="39"/>
              </w:numPr>
              <w:tabs>
                <w:tab w:val="left" w:leader="none" w:pos="465"/>
              </w:tabs>
              <w:spacing w:before="1" w:lineRule="auto"/>
              <w:ind w:left="465" w:hanging="360"/>
              <w:rPr>
                <w:rFonts w:ascii="Arial" w:cs="Arial" w:eastAsia="Arial" w:hAnsi="Arial"/>
                <w:i w:val="1"/>
                <w:iCs w:val="1"/>
              </w:rPr>
            </w:pPr>
            <w:r w:rsidDel="00000000" w:rsidR="00000000" w:rsidRPr="00000000">
              <w:rPr>
                <w:i w:val="1"/>
                <w:iCs w:val="1"/>
                <w:rtl w:val="0"/>
              </w:rPr>
              <w:t xml:space="preserve">10 staff complete training</w:t>
            </w:r>
          </w:p>
        </w:tc>
      </w:tr>
    </w:tbl>
    <w:p w:rsidR="00000000" w:rsidDel="00000000" w:rsidP="00000000" w:rsidRDefault="00000000" w:rsidRPr="00000000" w14:paraId="00000297">
      <w:pPr>
        <w:spacing w:after="1" w:before="144" w:lineRule="auto"/>
        <w:rPr>
          <w:b w:val="1"/>
          <w:bCs w:val="1"/>
          <w:sz w:val="20"/>
          <w:szCs w:val="20"/>
        </w:rPr>
      </w:pPr>
      <w:r w:rsidDel="00000000" w:rsidR="00000000" w:rsidRPr="00000000">
        <w:rPr>
          <w:rtl w:val="0"/>
        </w:rPr>
      </w:r>
    </w:p>
    <w:tbl>
      <w:tblPr>
        <w:tblStyle w:val="Table73"/>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848" w:hRule="atLeast"/>
          <w:tblHeader w:val="0"/>
        </w:trPr>
        <w:tc>
          <w:tcPr/>
          <w:p w:rsidR="00000000" w:rsidDel="00000000" w:rsidP="00000000" w:rsidRDefault="00000000" w:rsidRPr="00000000" w14:paraId="00000298">
            <w:pPr>
              <w:ind w:left="107" w:right="222" w:firstLine="0"/>
              <w:rPr/>
            </w:pPr>
            <w:r w:rsidDel="00000000" w:rsidR="00000000" w:rsidRPr="00000000">
              <w:rPr>
                <w:rtl w:val="0"/>
              </w:rPr>
              <w:t xml:space="preserve">How Will You Verify This? (</w:t>
            </w:r>
            <w:r w:rsidDel="00000000" w:rsidR="00000000" w:rsidRPr="00000000">
              <w:rPr>
                <w:b w:val="1"/>
                <w:bCs w:val="1"/>
                <w:rtl w:val="0"/>
              </w:rPr>
              <w:t xml:space="preserve">Means of Verification</w:t>
            </w:r>
            <w:r w:rsidDel="00000000" w:rsidR="00000000" w:rsidRPr="00000000">
              <w:rPr>
                <w:rtl w:val="0"/>
              </w:rPr>
              <w:t xml:space="preserve">) (50 words max)</w:t>
            </w:r>
          </w:p>
          <w:p w:rsidR="00000000" w:rsidDel="00000000" w:rsidP="00000000" w:rsidRDefault="00000000" w:rsidRPr="00000000" w14:paraId="00000299">
            <w:pPr>
              <w:ind w:left="107" w:right="222" w:firstLine="0"/>
              <w:rPr/>
            </w:pPr>
            <w:r w:rsidDel="00000000" w:rsidR="00000000" w:rsidRPr="00000000">
              <w:rPr>
                <w:rtl w:val="0"/>
              </w:rPr>
            </w:r>
          </w:p>
          <w:p w:rsidR="00000000" w:rsidDel="00000000" w:rsidP="00000000" w:rsidRDefault="00000000" w:rsidRPr="00000000" w14:paraId="0000029A">
            <w:pPr>
              <w:ind w:left="107" w:firstLine="0"/>
              <w:rPr/>
            </w:pPr>
            <w:r w:rsidDel="00000000" w:rsidR="00000000" w:rsidRPr="00000000">
              <w:rPr>
                <w:rtl w:val="0"/>
              </w:rPr>
              <w:t xml:space="preserve">Completed survey responses; consultation records; official data sources used; final mapping report with institutional sign-off from Ifes/Cefor and OU/IET.</w:t>
            </w:r>
          </w:p>
          <w:p w:rsidR="00000000" w:rsidDel="00000000" w:rsidP="00000000" w:rsidRDefault="00000000" w:rsidRPr="00000000" w14:paraId="0000029B">
            <w:pPr>
              <w:ind w:left="107" w:right="222" w:firstLine="0"/>
              <w:rPr/>
            </w:pPr>
            <w:r w:rsidDel="00000000" w:rsidR="00000000" w:rsidRPr="00000000">
              <w:rPr>
                <w:rtl w:val="0"/>
              </w:rPr>
            </w:r>
          </w:p>
        </w:tc>
        <w:tc>
          <w:tcPr>
            <w:shd w:fill="f4f4f4" w:val="clear"/>
          </w:tcPr>
          <w:p w:rsidR="00000000" w:rsidDel="00000000" w:rsidP="00000000" w:rsidRDefault="00000000" w:rsidRPr="00000000" w14:paraId="0000029C">
            <w:pPr>
              <w:ind w:left="105" w:right="219" w:firstLine="0"/>
              <w:rPr>
                <w:i w:val="1"/>
                <w:iCs w:val="1"/>
              </w:rPr>
            </w:pPr>
            <w:r w:rsidDel="00000000" w:rsidR="00000000" w:rsidRPr="00000000">
              <w:rPr>
                <w:i w:val="1"/>
                <w:iCs w:val="1"/>
                <w:rtl w:val="0"/>
              </w:rPr>
              <w:t xml:space="preserve">Say how you will collect evidence. Good examples:</w:t>
            </w:r>
          </w:p>
          <w:p w:rsidR="00000000" w:rsidDel="00000000" w:rsidP="00000000" w:rsidRDefault="00000000" w:rsidRPr="00000000" w14:paraId="0000029D">
            <w:pPr>
              <w:numPr>
                <w:ilvl w:val="0"/>
                <w:numId w:val="38"/>
              </w:numPr>
              <w:tabs>
                <w:tab w:val="left" w:leader="none" w:pos="465"/>
              </w:tabs>
              <w:spacing w:before="120" w:line="252.00000000000003" w:lineRule="auto"/>
              <w:ind w:left="465" w:hanging="360"/>
              <w:rPr>
                <w:rFonts w:ascii="Arial" w:cs="Arial" w:eastAsia="Arial" w:hAnsi="Arial"/>
                <w:i w:val="1"/>
                <w:iCs w:val="1"/>
              </w:rPr>
            </w:pPr>
            <w:r w:rsidDel="00000000" w:rsidR="00000000" w:rsidRPr="00000000">
              <w:rPr>
                <w:i w:val="1"/>
                <w:iCs w:val="1"/>
                <w:rtl w:val="0"/>
              </w:rPr>
              <w:t xml:space="preserve">Attendance log</w:t>
            </w:r>
          </w:p>
          <w:p w:rsidR="00000000" w:rsidDel="00000000" w:rsidP="00000000" w:rsidRDefault="00000000" w:rsidRPr="00000000" w14:paraId="0000029E">
            <w:pPr>
              <w:numPr>
                <w:ilvl w:val="0"/>
                <w:numId w:val="38"/>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Post-event survey</w:t>
            </w:r>
          </w:p>
          <w:p w:rsidR="00000000" w:rsidDel="00000000" w:rsidP="00000000" w:rsidRDefault="00000000" w:rsidRPr="00000000" w14:paraId="0000029F">
            <w:pPr>
              <w:numPr>
                <w:ilvl w:val="0"/>
                <w:numId w:val="38"/>
              </w:numPr>
              <w:tabs>
                <w:tab w:val="left" w:leader="none" w:pos="465"/>
              </w:tabs>
              <w:spacing w:before="1" w:line="252.00000000000003" w:lineRule="auto"/>
              <w:ind w:left="465" w:hanging="360"/>
              <w:rPr>
                <w:rFonts w:ascii="Arial" w:cs="Arial" w:eastAsia="Arial" w:hAnsi="Arial"/>
                <w:i w:val="1"/>
                <w:iCs w:val="1"/>
              </w:rPr>
            </w:pPr>
            <w:r w:rsidDel="00000000" w:rsidR="00000000" w:rsidRPr="00000000">
              <w:rPr>
                <w:i w:val="1"/>
                <w:iCs w:val="1"/>
                <w:rtl w:val="0"/>
              </w:rPr>
              <w:t xml:space="preserve">Webinar recording</w:t>
            </w:r>
          </w:p>
          <w:p w:rsidR="00000000" w:rsidDel="00000000" w:rsidP="00000000" w:rsidRDefault="00000000" w:rsidRPr="00000000" w14:paraId="000002A0">
            <w:pPr>
              <w:numPr>
                <w:ilvl w:val="0"/>
                <w:numId w:val="38"/>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Signed action plan</w:t>
            </w:r>
          </w:p>
          <w:p w:rsidR="00000000" w:rsidDel="00000000" w:rsidP="00000000" w:rsidRDefault="00000000" w:rsidRPr="00000000" w14:paraId="000002A1">
            <w:pPr>
              <w:numPr>
                <w:ilvl w:val="0"/>
                <w:numId w:val="38"/>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Student enrolment data</w:t>
            </w:r>
          </w:p>
          <w:p w:rsidR="00000000" w:rsidDel="00000000" w:rsidP="00000000" w:rsidRDefault="00000000" w:rsidRPr="00000000" w14:paraId="000002A2">
            <w:pPr>
              <w:numPr>
                <w:ilvl w:val="0"/>
                <w:numId w:val="38"/>
              </w:numPr>
              <w:tabs>
                <w:tab w:val="left" w:leader="none" w:pos="465"/>
              </w:tabs>
              <w:spacing w:before="2" w:line="252.00000000000003" w:lineRule="auto"/>
              <w:ind w:left="465" w:hanging="360"/>
              <w:rPr>
                <w:rFonts w:ascii="Arial" w:cs="Arial" w:eastAsia="Arial" w:hAnsi="Arial"/>
                <w:i w:val="1"/>
                <w:iCs w:val="1"/>
              </w:rPr>
            </w:pPr>
            <w:r w:rsidDel="00000000" w:rsidR="00000000" w:rsidRPr="00000000">
              <w:rPr>
                <w:i w:val="1"/>
                <w:iCs w:val="1"/>
                <w:rtl w:val="0"/>
              </w:rPr>
              <w:t xml:space="preserve">Tutor reflections</w:t>
            </w:r>
          </w:p>
          <w:p w:rsidR="00000000" w:rsidDel="00000000" w:rsidP="00000000" w:rsidRDefault="00000000" w:rsidRPr="00000000" w14:paraId="000002A3">
            <w:pPr>
              <w:numPr>
                <w:ilvl w:val="0"/>
                <w:numId w:val="38"/>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Feedback form</w:t>
            </w:r>
          </w:p>
          <w:p w:rsidR="00000000" w:rsidDel="00000000" w:rsidP="00000000" w:rsidRDefault="00000000" w:rsidRPr="00000000" w14:paraId="000002A4">
            <w:pPr>
              <w:numPr>
                <w:ilvl w:val="0"/>
                <w:numId w:val="38"/>
              </w:numPr>
              <w:tabs>
                <w:tab w:val="left" w:leader="none" w:pos="465"/>
              </w:tabs>
              <w:spacing w:before="4" w:lineRule="auto"/>
              <w:ind w:left="465" w:hanging="360"/>
              <w:rPr>
                <w:rFonts w:ascii="Arial" w:cs="Arial" w:eastAsia="Arial" w:hAnsi="Arial"/>
                <w:i w:val="1"/>
                <w:iCs w:val="1"/>
              </w:rPr>
            </w:pPr>
            <w:r w:rsidDel="00000000" w:rsidR="00000000" w:rsidRPr="00000000">
              <w:rPr>
                <w:i w:val="1"/>
                <w:iCs w:val="1"/>
                <w:rtl w:val="0"/>
              </w:rPr>
              <w:t xml:space="preserve">Sample outputs from tool</w:t>
            </w:r>
          </w:p>
        </w:tc>
      </w:tr>
    </w:tbl>
    <w:p w:rsidR="00000000" w:rsidDel="00000000" w:rsidP="00000000" w:rsidRDefault="00000000" w:rsidRPr="00000000" w14:paraId="000002A5">
      <w:pPr>
        <w:rPr>
          <w:i w:val="1"/>
          <w:iCs w:val="1"/>
        </w:rPr>
      </w:pPr>
      <w:r w:rsidDel="00000000" w:rsidR="00000000" w:rsidRPr="00000000">
        <w:rPr>
          <w:rtl w:val="0"/>
        </w:rPr>
      </w:r>
    </w:p>
    <w:p w:rsidR="00000000" w:rsidDel="00000000" w:rsidP="00000000" w:rsidRDefault="00000000" w:rsidRPr="00000000" w14:paraId="000002A6">
      <w:pPr>
        <w:rPr>
          <w:i w:val="1"/>
          <w:iCs w:val="1"/>
        </w:rPr>
      </w:pPr>
      <w:r w:rsidDel="00000000" w:rsidR="00000000" w:rsidRPr="00000000">
        <w:rPr>
          <w:rtl w:val="0"/>
        </w:rPr>
      </w:r>
    </w:p>
    <w:p w:rsidR="00000000" w:rsidDel="00000000" w:rsidP="00000000" w:rsidRDefault="00000000" w:rsidRPr="00000000" w14:paraId="000002A7">
      <w:pPr>
        <w:spacing w:before="7" w:lineRule="auto"/>
        <w:rPr>
          <w:b w:val="1"/>
          <w:bCs w:val="1"/>
          <w:sz w:val="10"/>
          <w:szCs w:val="10"/>
        </w:rPr>
      </w:pPr>
      <w:r w:rsidDel="00000000" w:rsidR="00000000" w:rsidRPr="00000000">
        <w:rPr>
          <w:rtl w:val="0"/>
        </w:rPr>
      </w:r>
    </w:p>
    <w:sdt>
      <w:sdtPr>
        <w:lock w:val="contentLocked"/>
        <w:id w:val="479645827"/>
        <w:tag w:val="goog_rdk_150"/>
      </w:sdtPr>
      <w:sdtContent>
        <w:tbl>
          <w:tblPr>
            <w:tblStyle w:val="Table74"/>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5599" w:hRule="atLeast"/>
              <w:tblHeader w:val="0"/>
            </w:trPr>
            <w:tc>
              <w:tcPr/>
              <w:p w:rsidR="00000000" w:rsidDel="00000000" w:rsidP="00000000" w:rsidRDefault="00000000" w:rsidRPr="00000000" w14:paraId="000002A8">
                <w:pPr>
                  <w:ind w:left="107" w:firstLine="0"/>
                  <w:rPr/>
                </w:pPr>
                <w:r w:rsidDel="00000000" w:rsidR="00000000" w:rsidRPr="00000000">
                  <w:rPr>
                    <w:rtl w:val="0"/>
                  </w:rPr>
                  <w:t xml:space="preserve">Key Activity Type</w:t>
                </w:r>
              </w:p>
              <w:p w:rsidR="00000000" w:rsidDel="00000000" w:rsidP="00000000" w:rsidRDefault="00000000" w:rsidRPr="00000000" w14:paraId="000002A9">
                <w:pPr>
                  <w:ind w:left="107" w:firstLine="0"/>
                  <w:rPr/>
                </w:pPr>
                <w:r w:rsidDel="00000000" w:rsidR="00000000" w:rsidRPr="00000000">
                  <w:rPr>
                    <w:rtl w:val="0"/>
                  </w:rPr>
                </w:r>
              </w:p>
              <w:p w:rsidR="00000000" w:rsidDel="00000000" w:rsidP="00000000" w:rsidRDefault="00000000" w:rsidRPr="00000000" w14:paraId="000002AA">
                <w:pPr>
                  <w:ind w:left="107" w:firstLine="0"/>
                  <w:rPr>
                    <w:b w:val="1"/>
                    <w:bCs w:val="1"/>
                  </w:rPr>
                </w:pPr>
                <w:r w:rsidDel="00000000" w:rsidR="00000000" w:rsidRPr="00000000">
                  <w:rPr>
                    <w:b w:val="1"/>
                    <w:bCs w:val="1"/>
                    <w:rtl w:val="0"/>
                  </w:rPr>
                  <w:t xml:space="preserve">ACTIVITY 3 — Knowledge Exchange: Workshops, OU Visit and Community of Practice</w:t>
                </w:r>
              </w:p>
              <w:p w:rsidR="00000000" w:rsidDel="00000000" w:rsidP="00000000" w:rsidRDefault="00000000" w:rsidRPr="00000000" w14:paraId="000002AB">
                <w:pPr>
                  <w:ind w:left="107" w:firstLine="0"/>
                  <w:rPr>
                    <w:b w:val="1"/>
                    <w:bCs w:val="1"/>
                  </w:rPr>
                </w:pPr>
                <w:r w:rsidDel="00000000" w:rsidR="00000000" w:rsidRPr="00000000">
                  <w:rPr>
                    <w:rtl w:val="0"/>
                  </w:rPr>
                </w:r>
              </w:p>
              <w:p w:rsidR="00000000" w:rsidDel="00000000" w:rsidP="00000000" w:rsidRDefault="00000000" w:rsidRPr="00000000" w14:paraId="000002AC">
                <w:pPr>
                  <w:ind w:left="107" w:firstLine="0"/>
                  <w:rPr/>
                </w:pPr>
                <w:r w:rsidDel="00000000" w:rsidR="00000000" w:rsidRPr="00000000">
                  <w:rPr>
                    <w:rtl w:val="0"/>
                  </w:rPr>
                  <w:t xml:space="preserve">Key Activity Type: Exchanges/Visits/Delegations</w:t>
                </w:r>
              </w:p>
              <w:p w:rsidR="00000000" w:rsidDel="00000000" w:rsidP="00000000" w:rsidRDefault="00000000" w:rsidRPr="00000000" w14:paraId="000002AD">
                <w:pPr>
                  <w:ind w:left="107" w:firstLine="0"/>
                  <w:rPr>
                    <w:b w:val="1"/>
                    <w:bCs w:val="1"/>
                  </w:rPr>
                </w:pPr>
                <w:r w:rsidDel="00000000" w:rsidR="00000000" w:rsidRPr="00000000">
                  <w:rPr>
                    <w:rtl w:val="0"/>
                  </w:rPr>
                </w:r>
              </w:p>
              <w:p w:rsidR="00000000" w:rsidDel="00000000" w:rsidP="00000000" w:rsidRDefault="00000000" w:rsidRPr="00000000" w14:paraId="000002AE">
                <w:pPr>
                  <w:ind w:left="107" w:firstLine="0"/>
                  <w:rPr>
                    <w:b w:val="1"/>
                    <w:bCs w:val="1"/>
                  </w:rPr>
                </w:pPr>
                <w:r w:rsidDel="00000000" w:rsidR="00000000" w:rsidRPr="00000000">
                  <w:rPr>
                    <w:rtl w:val="0"/>
                  </w:rPr>
                </w:r>
              </w:p>
              <w:p w:rsidR="00000000" w:rsidDel="00000000" w:rsidP="00000000" w:rsidRDefault="00000000" w:rsidRPr="00000000" w14:paraId="000002AF">
                <w:pPr>
                  <w:ind w:left="107" w:firstLine="0"/>
                  <w:rPr/>
                </w:pPr>
                <w:r w:rsidDel="00000000" w:rsidR="00000000" w:rsidRPr="00000000">
                  <w:rPr>
                    <w:rtl w:val="0"/>
                  </w:rPr>
                </w:r>
              </w:p>
              <w:p w:rsidR="00000000" w:rsidDel="00000000" w:rsidP="00000000" w:rsidRDefault="00000000" w:rsidRPr="00000000" w14:paraId="000002B0">
                <w:pPr>
                  <w:ind w:left="107" w:firstLine="0"/>
                  <w:rPr/>
                </w:pPr>
                <w:r w:rsidDel="00000000" w:rsidR="00000000" w:rsidRPr="00000000">
                  <w:rPr>
                    <w:rtl w:val="0"/>
                  </w:rPr>
                </w:r>
              </w:p>
            </w:tc>
            <w:tc>
              <w:tcPr>
                <w:shd w:fill="f4f4f4" w:val="clear"/>
              </w:tcPr>
              <w:p w:rsidR="00000000" w:rsidDel="00000000" w:rsidP="00000000" w:rsidRDefault="00000000" w:rsidRPr="00000000" w14:paraId="000002B1">
                <w:pPr>
                  <w:ind w:left="105" w:right="309" w:firstLine="0"/>
                  <w:rPr>
                    <w:sz w:val="24"/>
                    <w:szCs w:val="24"/>
                  </w:rPr>
                </w:pPr>
                <w:r w:rsidDel="00000000" w:rsidR="00000000" w:rsidRPr="00000000">
                  <w:rPr>
                    <w:sz w:val="24"/>
                    <w:szCs w:val="24"/>
                    <w:rtl w:val="0"/>
                  </w:rPr>
                  <w:t xml:space="preserve">You should select the Activity Type from the drop-down list:</w:t>
                </w:r>
              </w:p>
              <w:p w:rsidR="00000000" w:rsidDel="00000000" w:rsidP="00000000" w:rsidRDefault="00000000" w:rsidRPr="00000000" w14:paraId="000002B2">
                <w:pPr>
                  <w:numPr>
                    <w:ilvl w:val="0"/>
                    <w:numId w:val="42"/>
                  </w:numPr>
                  <w:tabs>
                    <w:tab w:val="left" w:leader="none" w:pos="389"/>
                  </w:tabs>
                  <w:spacing w:before="134" w:lineRule="auto"/>
                  <w:ind w:left="389" w:right="548" w:hanging="360"/>
                </w:pPr>
                <w:r w:rsidDel="00000000" w:rsidR="00000000" w:rsidRPr="00000000">
                  <w:rPr>
                    <w:rtl w:val="0"/>
                  </w:rPr>
                  <w:t xml:space="preserve">Access Provision (workplaces, Institutions, internships etc.)</w:t>
                </w:r>
              </w:p>
              <w:p w:rsidR="00000000" w:rsidDel="00000000" w:rsidP="00000000" w:rsidRDefault="00000000" w:rsidRPr="00000000" w14:paraId="000002B3">
                <w:pPr>
                  <w:numPr>
                    <w:ilvl w:val="0"/>
                    <w:numId w:val="42"/>
                  </w:numPr>
                  <w:tabs>
                    <w:tab w:val="left" w:leader="none" w:pos="389"/>
                  </w:tabs>
                  <w:spacing w:before="15" w:line="253" w:lineRule="auto"/>
                  <w:ind w:left="389" w:hanging="360"/>
                </w:pPr>
                <w:r w:rsidDel="00000000" w:rsidR="00000000" w:rsidRPr="00000000">
                  <w:rPr>
                    <w:rtl w:val="0"/>
                  </w:rPr>
                  <w:t xml:space="preserve">Capacity Building/Professional Development</w:t>
                </w:r>
              </w:p>
              <w:p w:rsidR="00000000" w:rsidDel="00000000" w:rsidP="00000000" w:rsidRDefault="00000000" w:rsidRPr="00000000" w14:paraId="000002B4">
                <w:pPr>
                  <w:numPr>
                    <w:ilvl w:val="0"/>
                    <w:numId w:val="42"/>
                  </w:numPr>
                  <w:tabs>
                    <w:tab w:val="left" w:leader="none" w:pos="389"/>
                  </w:tabs>
                  <w:ind w:left="389" w:right="825" w:hanging="356"/>
                  <w:rPr>
                    <w:sz w:val="20"/>
                    <w:szCs w:val="20"/>
                  </w:rPr>
                </w:pPr>
                <w:r w:rsidDel="00000000" w:rsidR="00000000" w:rsidRPr="00000000">
                  <w:rPr>
                    <w:sz w:val="24"/>
                    <w:szCs w:val="24"/>
                    <w:rtl w:val="0"/>
                  </w:rPr>
                  <w:t xml:space="preserve">Communities of Practise/Task Team creation</w:t>
                </w:r>
                <w:r w:rsidDel="00000000" w:rsidR="00000000" w:rsidRPr="00000000">
                  <w:rPr>
                    <w:rtl w:val="0"/>
                  </w:rPr>
                </w:r>
              </w:p>
              <w:p w:rsidR="00000000" w:rsidDel="00000000" w:rsidP="00000000" w:rsidRDefault="00000000" w:rsidRPr="00000000" w14:paraId="000002B5">
                <w:pPr>
                  <w:numPr>
                    <w:ilvl w:val="0"/>
                    <w:numId w:val="42"/>
                  </w:numPr>
                  <w:tabs>
                    <w:tab w:val="left" w:leader="none" w:pos="389"/>
                  </w:tabs>
                  <w:ind w:left="389" w:hanging="356"/>
                  <w:rPr>
                    <w:sz w:val="20"/>
                    <w:szCs w:val="20"/>
                  </w:rPr>
                </w:pPr>
                <w:r w:rsidDel="00000000" w:rsidR="00000000" w:rsidRPr="00000000">
                  <w:rPr>
                    <w:sz w:val="24"/>
                    <w:szCs w:val="24"/>
                    <w:rtl w:val="0"/>
                  </w:rPr>
                  <w:t xml:space="preserve">Conferences/Seminars/Webinars</w:t>
                </w:r>
                <w:r w:rsidDel="00000000" w:rsidR="00000000" w:rsidRPr="00000000">
                  <w:rPr>
                    <w:rtl w:val="0"/>
                  </w:rPr>
                </w:r>
              </w:p>
              <w:p w:rsidR="00000000" w:rsidDel="00000000" w:rsidP="00000000" w:rsidRDefault="00000000" w:rsidRPr="00000000" w14:paraId="000002B6">
                <w:pPr>
                  <w:numPr>
                    <w:ilvl w:val="0"/>
                    <w:numId w:val="42"/>
                  </w:numPr>
                  <w:tabs>
                    <w:tab w:val="left" w:leader="none" w:pos="389"/>
                  </w:tabs>
                  <w:ind w:left="389" w:hanging="356"/>
                  <w:rPr>
                    <w:sz w:val="20"/>
                    <w:szCs w:val="20"/>
                  </w:rPr>
                </w:pPr>
                <w:r w:rsidDel="00000000" w:rsidR="00000000" w:rsidRPr="00000000">
                  <w:rPr>
                    <w:sz w:val="24"/>
                    <w:szCs w:val="24"/>
                    <w:rtl w:val="0"/>
                  </w:rPr>
                  <w:t xml:space="preserve">Curriculum/Module Development</w:t>
                </w:r>
                <w:r w:rsidDel="00000000" w:rsidR="00000000" w:rsidRPr="00000000">
                  <w:rPr>
                    <w:rtl w:val="0"/>
                  </w:rPr>
                </w:r>
              </w:p>
              <w:p w:rsidR="00000000" w:rsidDel="00000000" w:rsidP="00000000" w:rsidRDefault="00000000" w:rsidRPr="00000000" w14:paraId="000002B7">
                <w:pPr>
                  <w:numPr>
                    <w:ilvl w:val="0"/>
                    <w:numId w:val="42"/>
                  </w:numPr>
                  <w:tabs>
                    <w:tab w:val="left" w:leader="none" w:pos="389"/>
                  </w:tabs>
                  <w:ind w:left="389" w:hanging="356"/>
                  <w:rPr>
                    <w:sz w:val="20"/>
                    <w:szCs w:val="20"/>
                  </w:rPr>
                </w:pPr>
                <w:r w:rsidDel="00000000" w:rsidR="00000000" w:rsidRPr="00000000">
                  <w:rPr>
                    <w:sz w:val="24"/>
                    <w:szCs w:val="24"/>
                    <w:rtl w:val="0"/>
                  </w:rPr>
                  <w:t xml:space="preserve">Digital Technology/Website Development</w:t>
                </w:r>
                <w:r w:rsidDel="00000000" w:rsidR="00000000" w:rsidRPr="00000000">
                  <w:rPr>
                    <w:rtl w:val="0"/>
                  </w:rPr>
                </w:r>
              </w:p>
              <w:p w:rsidR="00000000" w:rsidDel="00000000" w:rsidP="00000000" w:rsidRDefault="00000000" w:rsidRPr="00000000" w14:paraId="000002B8">
                <w:pPr>
                  <w:numPr>
                    <w:ilvl w:val="0"/>
                    <w:numId w:val="42"/>
                  </w:numPr>
                  <w:tabs>
                    <w:tab w:val="left" w:leader="none" w:pos="389"/>
                  </w:tabs>
                  <w:ind w:left="389" w:hanging="356"/>
                  <w:rPr>
                    <w:sz w:val="20"/>
                    <w:szCs w:val="20"/>
                  </w:rPr>
                </w:pPr>
                <w:r w:rsidDel="00000000" w:rsidR="00000000" w:rsidRPr="00000000">
                  <w:rPr>
                    <w:sz w:val="24"/>
                    <w:szCs w:val="24"/>
                    <w:rtl w:val="0"/>
                  </w:rPr>
                  <w:t xml:space="preserve">Dissemination/Outreach/Engagement</w:t>
                </w:r>
                <w:r w:rsidDel="00000000" w:rsidR="00000000" w:rsidRPr="00000000">
                  <w:rPr>
                    <w:rtl w:val="0"/>
                  </w:rPr>
                </w:r>
              </w:p>
              <w:p w:rsidR="00000000" w:rsidDel="00000000" w:rsidP="00000000" w:rsidRDefault="00000000" w:rsidRPr="00000000" w14:paraId="000002B9">
                <w:pPr>
                  <w:numPr>
                    <w:ilvl w:val="0"/>
                    <w:numId w:val="42"/>
                  </w:numPr>
                  <w:tabs>
                    <w:tab w:val="left" w:leader="none" w:pos="389"/>
                  </w:tabs>
                  <w:ind w:left="389" w:hanging="356"/>
                  <w:rPr>
                    <w:sz w:val="20"/>
                    <w:szCs w:val="20"/>
                  </w:rPr>
                </w:pPr>
                <w:r w:rsidDel="00000000" w:rsidR="00000000" w:rsidRPr="00000000">
                  <w:rPr>
                    <w:sz w:val="24"/>
                    <w:szCs w:val="24"/>
                    <w:rtl w:val="0"/>
                  </w:rPr>
                  <w:t xml:space="preserve">Exchanges/Visits/Delegations</w:t>
                </w:r>
                <w:r w:rsidDel="00000000" w:rsidR="00000000" w:rsidRPr="00000000">
                  <w:rPr>
                    <w:rtl w:val="0"/>
                  </w:rPr>
                </w:r>
              </w:p>
              <w:p w:rsidR="00000000" w:rsidDel="00000000" w:rsidP="00000000" w:rsidRDefault="00000000" w:rsidRPr="00000000" w14:paraId="000002BA">
                <w:pPr>
                  <w:numPr>
                    <w:ilvl w:val="0"/>
                    <w:numId w:val="42"/>
                  </w:numPr>
                  <w:tabs>
                    <w:tab w:val="left" w:leader="none" w:pos="389"/>
                  </w:tabs>
                  <w:ind w:left="389" w:hanging="356"/>
                  <w:rPr>
                    <w:sz w:val="20"/>
                    <w:szCs w:val="20"/>
                  </w:rPr>
                </w:pPr>
                <w:r w:rsidDel="00000000" w:rsidR="00000000" w:rsidRPr="00000000">
                  <w:rPr>
                    <w:sz w:val="24"/>
                    <w:szCs w:val="24"/>
                    <w:rtl w:val="0"/>
                  </w:rPr>
                  <w:t xml:space="preserve">Funding Mobilisation &amp; Investment</w:t>
                </w:r>
                <w:r w:rsidDel="00000000" w:rsidR="00000000" w:rsidRPr="00000000">
                  <w:rPr>
                    <w:rtl w:val="0"/>
                  </w:rPr>
                </w:r>
              </w:p>
              <w:p w:rsidR="00000000" w:rsidDel="00000000" w:rsidP="00000000" w:rsidRDefault="00000000" w:rsidRPr="00000000" w14:paraId="000002BB">
                <w:pPr>
                  <w:numPr>
                    <w:ilvl w:val="0"/>
                    <w:numId w:val="42"/>
                  </w:numPr>
                  <w:tabs>
                    <w:tab w:val="left" w:leader="none" w:pos="389"/>
                  </w:tabs>
                  <w:ind w:left="389" w:hanging="356"/>
                  <w:rPr>
                    <w:sz w:val="20"/>
                    <w:szCs w:val="20"/>
                  </w:rPr>
                </w:pPr>
                <w:r w:rsidDel="00000000" w:rsidR="00000000" w:rsidRPr="00000000">
                  <w:rPr>
                    <w:sz w:val="24"/>
                    <w:szCs w:val="24"/>
                    <w:rtl w:val="0"/>
                  </w:rPr>
                  <w:t xml:space="preserve">Innovation &amp; Idea Generation</w:t>
                </w:r>
                <w:r w:rsidDel="00000000" w:rsidR="00000000" w:rsidRPr="00000000">
                  <w:rPr>
                    <w:rtl w:val="0"/>
                  </w:rPr>
                </w:r>
              </w:p>
              <w:p w:rsidR="00000000" w:rsidDel="00000000" w:rsidP="00000000" w:rsidRDefault="00000000" w:rsidRPr="00000000" w14:paraId="000002BC">
                <w:pPr>
                  <w:numPr>
                    <w:ilvl w:val="0"/>
                    <w:numId w:val="42"/>
                  </w:numPr>
                  <w:tabs>
                    <w:tab w:val="left" w:leader="none" w:pos="389"/>
                  </w:tabs>
                  <w:ind w:left="389" w:hanging="356"/>
                  <w:rPr>
                    <w:sz w:val="20"/>
                    <w:szCs w:val="20"/>
                  </w:rPr>
                </w:pPr>
                <w:r w:rsidDel="00000000" w:rsidR="00000000" w:rsidRPr="00000000">
                  <w:rPr>
                    <w:sz w:val="24"/>
                    <w:szCs w:val="24"/>
                    <w:rtl w:val="0"/>
                  </w:rPr>
                  <w:t xml:space="preserve">Mentoring</w:t>
                </w:r>
                <w:r w:rsidDel="00000000" w:rsidR="00000000" w:rsidRPr="00000000">
                  <w:rPr>
                    <w:rtl w:val="0"/>
                  </w:rPr>
                </w:r>
              </w:p>
              <w:p w:rsidR="00000000" w:rsidDel="00000000" w:rsidP="00000000" w:rsidRDefault="00000000" w:rsidRPr="00000000" w14:paraId="000002BD">
                <w:pPr>
                  <w:numPr>
                    <w:ilvl w:val="0"/>
                    <w:numId w:val="42"/>
                  </w:numPr>
                  <w:tabs>
                    <w:tab w:val="left" w:leader="none" w:pos="389"/>
                  </w:tabs>
                  <w:ind w:left="389" w:hanging="356"/>
                  <w:rPr>
                    <w:sz w:val="20"/>
                    <w:szCs w:val="20"/>
                  </w:rPr>
                </w:pPr>
                <w:r w:rsidDel="00000000" w:rsidR="00000000" w:rsidRPr="00000000">
                  <w:rPr>
                    <w:sz w:val="24"/>
                    <w:szCs w:val="24"/>
                    <w:rtl w:val="0"/>
                  </w:rPr>
                  <w:t xml:space="preserve">Network Formation</w:t>
                </w:r>
                <w:r w:rsidDel="00000000" w:rsidR="00000000" w:rsidRPr="00000000">
                  <w:rPr>
                    <w:rtl w:val="0"/>
                  </w:rPr>
                </w:r>
              </w:p>
              <w:p w:rsidR="00000000" w:rsidDel="00000000" w:rsidP="00000000" w:rsidRDefault="00000000" w:rsidRPr="00000000" w14:paraId="000002BE">
                <w:pPr>
                  <w:numPr>
                    <w:ilvl w:val="0"/>
                    <w:numId w:val="42"/>
                  </w:numPr>
                  <w:tabs>
                    <w:tab w:val="left" w:leader="none" w:pos="389"/>
                  </w:tabs>
                  <w:ind w:left="389" w:hanging="356"/>
                  <w:rPr>
                    <w:sz w:val="20"/>
                    <w:szCs w:val="20"/>
                  </w:rPr>
                </w:pPr>
                <w:r w:rsidDel="00000000" w:rsidR="00000000" w:rsidRPr="00000000">
                  <w:rPr>
                    <w:sz w:val="24"/>
                    <w:szCs w:val="24"/>
                    <w:rtl w:val="0"/>
                  </w:rPr>
                  <w:t xml:space="preserve">Pilot/Feasibility Projects</w:t>
                </w:r>
                <w:r w:rsidDel="00000000" w:rsidR="00000000" w:rsidRPr="00000000">
                  <w:rPr>
                    <w:rtl w:val="0"/>
                  </w:rPr>
                </w:r>
              </w:p>
              <w:p w:rsidR="00000000" w:rsidDel="00000000" w:rsidP="00000000" w:rsidRDefault="00000000" w:rsidRPr="00000000" w14:paraId="000002BF">
                <w:pPr>
                  <w:numPr>
                    <w:ilvl w:val="0"/>
                    <w:numId w:val="42"/>
                  </w:numPr>
                  <w:tabs>
                    <w:tab w:val="left" w:leader="none" w:pos="389"/>
                  </w:tabs>
                  <w:ind w:left="389" w:hanging="356"/>
                  <w:rPr>
                    <w:sz w:val="20"/>
                    <w:szCs w:val="20"/>
                  </w:rPr>
                </w:pPr>
                <w:r w:rsidDel="00000000" w:rsidR="00000000" w:rsidRPr="00000000">
                  <w:rPr>
                    <w:sz w:val="24"/>
                    <w:szCs w:val="24"/>
                    <w:rtl w:val="0"/>
                  </w:rPr>
                  <w:t xml:space="preserve">Policy/Strategy/Framework Development</w:t>
                </w:r>
                <w:r w:rsidDel="00000000" w:rsidR="00000000" w:rsidRPr="00000000">
                  <w:rPr>
                    <w:rtl w:val="0"/>
                  </w:rPr>
                </w:r>
              </w:p>
              <w:p w:rsidR="00000000" w:rsidDel="00000000" w:rsidP="00000000" w:rsidRDefault="00000000" w:rsidRPr="00000000" w14:paraId="000002C0">
                <w:pPr>
                  <w:numPr>
                    <w:ilvl w:val="0"/>
                    <w:numId w:val="42"/>
                  </w:numPr>
                  <w:tabs>
                    <w:tab w:val="left" w:leader="none" w:pos="389"/>
                  </w:tabs>
                  <w:ind w:left="389" w:hanging="356"/>
                  <w:rPr>
                    <w:sz w:val="20"/>
                    <w:szCs w:val="20"/>
                  </w:rPr>
                </w:pPr>
                <w:r w:rsidDel="00000000" w:rsidR="00000000" w:rsidRPr="00000000">
                  <w:rPr>
                    <w:sz w:val="24"/>
                    <w:szCs w:val="24"/>
                    <w:rtl w:val="0"/>
                  </w:rPr>
                  <w:t xml:space="preserve">Research &amp; Knowledge Generation</w:t>
                </w:r>
                <w:r w:rsidDel="00000000" w:rsidR="00000000" w:rsidRPr="00000000">
                  <w:rPr>
                    <w:rtl w:val="0"/>
                  </w:rPr>
                </w:r>
              </w:p>
              <w:p w:rsidR="00000000" w:rsidDel="00000000" w:rsidP="00000000" w:rsidRDefault="00000000" w:rsidRPr="00000000" w14:paraId="000002C1">
                <w:pPr>
                  <w:numPr>
                    <w:ilvl w:val="0"/>
                    <w:numId w:val="42"/>
                  </w:numPr>
                  <w:tabs>
                    <w:tab w:val="left" w:leader="none" w:pos="389"/>
                  </w:tabs>
                  <w:spacing w:line="255" w:lineRule="auto"/>
                  <w:ind w:left="389" w:hanging="356"/>
                  <w:rPr>
                    <w:sz w:val="20"/>
                    <w:szCs w:val="20"/>
                  </w:rPr>
                </w:pPr>
                <w:r w:rsidDel="00000000" w:rsidR="00000000" w:rsidRPr="00000000">
                  <w:rPr>
                    <w:sz w:val="24"/>
                    <w:szCs w:val="24"/>
                    <w:rtl w:val="0"/>
                  </w:rPr>
                  <w:t xml:space="preserve">Workshops/Training Session</w:t>
                </w:r>
                <w:r w:rsidDel="00000000" w:rsidR="00000000" w:rsidRPr="00000000">
                  <w:rPr>
                    <w:rtl w:val="0"/>
                  </w:rPr>
                </w:r>
              </w:p>
            </w:tc>
          </w:tr>
        </w:tbl>
      </w:sdtContent>
    </w:sdt>
    <w:p w:rsidR="00000000" w:rsidDel="00000000" w:rsidP="00000000" w:rsidRDefault="00000000" w:rsidRPr="00000000" w14:paraId="000002C2">
      <w:pPr>
        <w:spacing w:after="1" w:before="144" w:lineRule="auto"/>
        <w:rPr>
          <w:b w:val="1"/>
          <w:bCs w:val="1"/>
          <w:sz w:val="20"/>
          <w:szCs w:val="20"/>
        </w:rPr>
      </w:pPr>
      <w:r w:rsidDel="00000000" w:rsidR="00000000" w:rsidRPr="00000000">
        <w:rPr>
          <w:rtl w:val="0"/>
        </w:rPr>
      </w:r>
    </w:p>
    <w:sdt>
      <w:sdtPr>
        <w:lock w:val="contentLocked"/>
        <w:id w:val="616438127"/>
        <w:tag w:val="goog_rdk_151"/>
      </w:sdtPr>
      <w:sdtContent>
        <w:tbl>
          <w:tblPr>
            <w:tblStyle w:val="Table75"/>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103" w:hRule="atLeast"/>
              <w:tblHeader w:val="0"/>
            </w:trPr>
            <w:tc>
              <w:tcPr/>
              <w:p w:rsidR="00000000" w:rsidDel="00000000" w:rsidP="00000000" w:rsidRDefault="00000000" w:rsidRPr="00000000" w14:paraId="000002C3">
                <w:pPr>
                  <w:ind w:left="107" w:right="222" w:firstLine="0"/>
                  <w:rPr/>
                </w:pPr>
                <w:r w:rsidDel="00000000" w:rsidR="00000000" w:rsidRPr="00000000">
                  <w:rPr>
                    <w:rtl w:val="0"/>
                  </w:rPr>
                  <w:t xml:space="preserve">Brief Description (What, Who, When) (50 words next)</w:t>
                </w:r>
              </w:p>
              <w:p w:rsidR="00000000" w:rsidDel="00000000" w:rsidP="00000000" w:rsidRDefault="00000000" w:rsidRPr="00000000" w14:paraId="000002C4">
                <w:pPr>
                  <w:ind w:left="107" w:right="222" w:firstLine="0"/>
                  <w:rPr/>
                </w:pPr>
                <w:r w:rsidDel="00000000" w:rsidR="00000000" w:rsidRPr="00000000">
                  <w:rPr>
                    <w:rtl w:val="0"/>
                  </w:rPr>
                </w:r>
              </w:p>
              <w:p w:rsidR="00000000" w:rsidDel="00000000" w:rsidP="00000000" w:rsidRDefault="00000000" w:rsidRPr="00000000" w14:paraId="000002C5">
                <w:pPr>
                  <w:ind w:left="107" w:firstLine="0"/>
                  <w:rPr/>
                </w:pPr>
                <w:r w:rsidDel="00000000" w:rsidR="00000000" w:rsidRPr="00000000">
                  <w:rPr>
                    <w:rtl w:val="0"/>
                  </w:rPr>
                  <w:t xml:space="preserve">Five-day visit by Ifes/Cefor representatives to OU/IET for institutional immersion (Spring 2027); series of online knowledge exchange workshops on distance learning between IET and Cefor; establishment of Community of Practice for sustained collaboration. Led by OU/IET with Ifes/Cefor support. April–September 2027.</w:t>
                </w:r>
              </w:p>
              <w:p w:rsidR="00000000" w:rsidDel="00000000" w:rsidP="00000000" w:rsidRDefault="00000000" w:rsidRPr="00000000" w14:paraId="000002C6">
                <w:pPr>
                  <w:ind w:left="107" w:right="222" w:firstLine="0"/>
                  <w:rPr/>
                </w:pPr>
                <w:r w:rsidDel="00000000" w:rsidR="00000000" w:rsidRPr="00000000">
                  <w:rPr>
                    <w:rtl w:val="0"/>
                  </w:rPr>
                </w:r>
              </w:p>
              <w:p w:rsidR="00000000" w:rsidDel="00000000" w:rsidP="00000000" w:rsidRDefault="00000000" w:rsidRPr="00000000" w14:paraId="000002C7">
                <w:pPr>
                  <w:ind w:left="107" w:right="222" w:firstLine="0"/>
                  <w:rPr/>
                </w:pPr>
                <w:r w:rsidDel="00000000" w:rsidR="00000000" w:rsidRPr="00000000">
                  <w:rPr>
                    <w:rtl w:val="0"/>
                  </w:rPr>
                </w:r>
              </w:p>
            </w:tc>
            <w:tc>
              <w:tcPr>
                <w:shd w:fill="f4f4f4" w:val="clear"/>
              </w:tcPr>
              <w:p w:rsidR="00000000" w:rsidDel="00000000" w:rsidP="00000000" w:rsidRDefault="00000000" w:rsidRPr="00000000" w14:paraId="000002C8">
                <w:pPr>
                  <w:ind w:left="105" w:right="219" w:firstLine="0"/>
                  <w:rPr>
                    <w:i w:val="1"/>
                    <w:iCs w:val="1"/>
                  </w:rPr>
                </w:pPr>
                <w:r w:rsidDel="00000000" w:rsidR="00000000" w:rsidRPr="00000000">
                  <w:rPr>
                    <w:i w:val="1"/>
                    <w:iCs w:val="1"/>
                    <w:rtl w:val="0"/>
                  </w:rPr>
                  <w:t xml:space="preserve">Summarise what the activity involves, who is responsible, and when it will take place. Keep it concise. Good examples:</w:t>
                </w:r>
              </w:p>
              <w:p w:rsidR="00000000" w:rsidDel="00000000" w:rsidP="00000000" w:rsidRDefault="00000000" w:rsidRPr="00000000" w14:paraId="000002C9">
                <w:pPr>
                  <w:numPr>
                    <w:ilvl w:val="0"/>
                    <w:numId w:val="41"/>
                  </w:numPr>
                  <w:tabs>
                    <w:tab w:val="left" w:leader="none" w:pos="465"/>
                  </w:tabs>
                  <w:spacing w:before="119" w:lineRule="auto"/>
                  <w:ind w:left="465" w:right="821" w:hanging="360"/>
                  <w:rPr>
                    <w:rFonts w:ascii="Arial" w:cs="Arial" w:eastAsia="Arial" w:hAnsi="Arial"/>
                    <w:i w:val="1"/>
                    <w:iCs w:val="1"/>
                  </w:rPr>
                </w:pPr>
                <w:r w:rsidDel="00000000" w:rsidR="00000000" w:rsidRPr="00000000">
                  <w:rPr>
                    <w:i w:val="1"/>
                    <w:iCs w:val="1"/>
                    <w:rtl w:val="0"/>
                  </w:rPr>
                  <w:t xml:space="preserve">A series of webinars hosted by UK and Indonesian partners (July 202X)</w:t>
                </w:r>
              </w:p>
              <w:p w:rsidR="00000000" w:rsidDel="00000000" w:rsidP="00000000" w:rsidRDefault="00000000" w:rsidRPr="00000000" w14:paraId="000002CA">
                <w:pPr>
                  <w:numPr>
                    <w:ilvl w:val="0"/>
                    <w:numId w:val="41"/>
                  </w:numPr>
                  <w:tabs>
                    <w:tab w:val="left" w:leader="none" w:pos="465"/>
                  </w:tabs>
                  <w:ind w:left="465" w:right="260" w:hanging="360"/>
                  <w:rPr>
                    <w:rFonts w:ascii="Arial" w:cs="Arial" w:eastAsia="Arial" w:hAnsi="Arial"/>
                    <w:i w:val="1"/>
                    <w:iCs w:val="1"/>
                  </w:rPr>
                </w:pPr>
                <w:r w:rsidDel="00000000" w:rsidR="00000000" w:rsidRPr="00000000">
                  <w:rPr>
                    <w:i w:val="1"/>
                    <w:iCs w:val="1"/>
                    <w:rtl w:val="0"/>
                  </w:rPr>
                  <w:t xml:space="preserve">3-day visit by to Vietnamese institution to co-plan curriculum activities (Spring 202X)</w:t>
                </w:r>
              </w:p>
              <w:p w:rsidR="00000000" w:rsidDel="00000000" w:rsidP="00000000" w:rsidRDefault="00000000" w:rsidRPr="00000000" w14:paraId="000002CB">
                <w:pPr>
                  <w:numPr>
                    <w:ilvl w:val="0"/>
                    <w:numId w:val="41"/>
                  </w:numPr>
                  <w:tabs>
                    <w:tab w:val="left" w:leader="none" w:pos="465"/>
                  </w:tabs>
                  <w:spacing w:before="1" w:lineRule="auto"/>
                  <w:ind w:left="465" w:right="518" w:hanging="360"/>
                  <w:rPr>
                    <w:rFonts w:ascii="Arial" w:cs="Arial" w:eastAsia="Arial" w:hAnsi="Arial"/>
                    <w:i w:val="1"/>
                    <w:iCs w:val="1"/>
                  </w:rPr>
                </w:pPr>
                <w:r w:rsidDel="00000000" w:rsidR="00000000" w:rsidRPr="00000000">
                  <w:rPr>
                    <w:i w:val="1"/>
                    <w:iCs w:val="1"/>
                    <w:rtl w:val="0"/>
                  </w:rPr>
                  <w:t xml:space="preserve">Co-designed module taught in two partner universities (Jan–Feb 202X)</w:t>
                </w:r>
              </w:p>
              <w:p w:rsidR="00000000" w:rsidDel="00000000" w:rsidP="00000000" w:rsidRDefault="00000000" w:rsidRPr="00000000" w14:paraId="000002CC">
                <w:pPr>
                  <w:numPr>
                    <w:ilvl w:val="0"/>
                    <w:numId w:val="41"/>
                  </w:numPr>
                  <w:tabs>
                    <w:tab w:val="left" w:leader="none" w:pos="465"/>
                  </w:tabs>
                  <w:ind w:left="465" w:right="503" w:hanging="360"/>
                  <w:rPr>
                    <w:rFonts w:ascii="Arial" w:cs="Arial" w:eastAsia="Arial" w:hAnsi="Arial"/>
                    <w:i w:val="1"/>
                    <w:iCs w:val="1"/>
                  </w:rPr>
                </w:pPr>
                <w:r w:rsidDel="00000000" w:rsidR="00000000" w:rsidRPr="00000000">
                  <w:rPr>
                    <w:i w:val="1"/>
                    <w:iCs w:val="1"/>
                    <w:rtl w:val="0"/>
                  </w:rPr>
                  <w:t xml:space="preserve">Online training for admin staff on graduate destination data tools (Sept 202X)</w:t>
                </w:r>
              </w:p>
            </w:tc>
          </w:tr>
        </w:tbl>
      </w:sdtContent>
    </w:sdt>
    <w:p w:rsidR="00000000" w:rsidDel="00000000" w:rsidP="00000000" w:rsidRDefault="00000000" w:rsidRPr="00000000" w14:paraId="000002CD">
      <w:pPr>
        <w:spacing w:before="15" w:lineRule="auto"/>
        <w:rPr>
          <w:b w:val="1"/>
          <w:bCs w:val="1"/>
          <w:sz w:val="20"/>
          <w:szCs w:val="20"/>
        </w:rPr>
      </w:pPr>
      <w:r w:rsidDel="00000000" w:rsidR="00000000" w:rsidRPr="00000000">
        <w:rPr>
          <w:rtl w:val="0"/>
        </w:rPr>
      </w:r>
    </w:p>
    <w:sdt>
      <w:sdtPr>
        <w:lock w:val="contentLocked"/>
        <w:id w:val="-227252061"/>
        <w:tag w:val="goog_rdk_152"/>
      </w:sdtPr>
      <w:sdtContent>
        <w:tbl>
          <w:tblPr>
            <w:tblStyle w:val="Table76"/>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596" w:hRule="atLeast"/>
              <w:tblHeader w:val="0"/>
            </w:trPr>
            <w:tc>
              <w:tcPr/>
              <w:p w:rsidR="00000000" w:rsidDel="00000000" w:rsidP="00000000" w:rsidRDefault="00000000" w:rsidRPr="00000000" w14:paraId="000002CE">
                <w:pPr>
                  <w:ind w:left="107" w:right="106" w:firstLine="0"/>
                  <w:rPr/>
                </w:pPr>
                <w:r w:rsidDel="00000000" w:rsidR="00000000" w:rsidRPr="00000000">
                  <w:rPr>
                    <w:rtl w:val="0"/>
                  </w:rPr>
                  <w:t xml:space="preserve">What will this Activity deliver? (</w:t>
                </w:r>
                <w:r w:rsidDel="00000000" w:rsidR="00000000" w:rsidRPr="00000000">
                  <w:rPr>
                    <w:b w:val="1"/>
                    <w:bCs w:val="1"/>
                    <w:rtl w:val="0"/>
                  </w:rPr>
                  <w:t xml:space="preserve">Tangible Output</w:t>
                </w:r>
                <w:r w:rsidDel="00000000" w:rsidR="00000000" w:rsidRPr="00000000">
                  <w:rPr>
                    <w:rtl w:val="0"/>
                  </w:rPr>
                  <w:t xml:space="preserve">) (50 words max)</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ind w:left="107" w:firstLine="0"/>
                  <w:rPr/>
                </w:pPr>
                <w:r w:rsidDel="00000000" w:rsidR="00000000" w:rsidRPr="00000000">
                  <w:rPr>
                    <w:rtl w:val="0"/>
                  </w:rPr>
                  <w:t xml:space="preserve">Visit completed with meeting notes; minimum 4 online workshops delivered with recordings and reference materials; Community of Practice established with agreed terms of reference.</w:t>
                </w:r>
              </w:p>
              <w:p w:rsidR="00000000" w:rsidDel="00000000" w:rsidP="00000000" w:rsidRDefault="00000000" w:rsidRPr="00000000" w14:paraId="000002D1">
                <w:pPr>
                  <w:rPr/>
                </w:pPr>
                <w:r w:rsidDel="00000000" w:rsidR="00000000" w:rsidRPr="00000000">
                  <w:rPr>
                    <w:rtl w:val="0"/>
                  </w:rPr>
                </w:r>
              </w:p>
            </w:tc>
            <w:tc>
              <w:tcPr>
                <w:shd w:fill="f4f4f4" w:val="clear"/>
              </w:tcPr>
              <w:p w:rsidR="00000000" w:rsidDel="00000000" w:rsidP="00000000" w:rsidRDefault="00000000" w:rsidRPr="00000000" w14:paraId="000002D2">
                <w:pPr>
                  <w:ind w:left="105" w:firstLine="0"/>
                  <w:rPr>
                    <w:i w:val="1"/>
                    <w:iCs w:val="1"/>
                  </w:rPr>
                </w:pPr>
                <w:r w:rsidDel="00000000" w:rsidR="00000000" w:rsidRPr="00000000">
                  <w:rPr>
                    <w:i w:val="1"/>
                    <w:iCs w:val="1"/>
                    <w:rtl w:val="0"/>
                  </w:rPr>
                  <w:t xml:space="preserve">State the immediate result — such as a workshop delivered, a paper submitted, or a tool created.</w:t>
                </w:r>
              </w:p>
              <w:p w:rsidR="00000000" w:rsidDel="00000000" w:rsidP="00000000" w:rsidRDefault="00000000" w:rsidRPr="00000000" w14:paraId="000002D3">
                <w:pPr>
                  <w:ind w:left="105" w:right="219" w:firstLine="0"/>
                  <w:rPr>
                    <w:i w:val="1"/>
                    <w:iCs w:val="1"/>
                  </w:rPr>
                </w:pPr>
                <w:r w:rsidDel="00000000" w:rsidR="00000000" w:rsidRPr="00000000">
                  <w:rPr>
                    <w:i w:val="1"/>
                    <w:iCs w:val="1"/>
                    <w:rtl w:val="0"/>
                  </w:rPr>
                  <w:t xml:space="preserve">This should be a concrete deliverable. Good examples:</w:t>
                </w:r>
              </w:p>
              <w:p w:rsidR="00000000" w:rsidDel="00000000" w:rsidP="00000000" w:rsidRDefault="00000000" w:rsidRPr="00000000" w14:paraId="000002D4">
                <w:pPr>
                  <w:numPr>
                    <w:ilvl w:val="0"/>
                    <w:numId w:val="40"/>
                  </w:numPr>
                  <w:tabs>
                    <w:tab w:val="left" w:leader="none" w:pos="465"/>
                  </w:tabs>
                  <w:spacing w:before="121" w:line="252.00000000000003" w:lineRule="auto"/>
                  <w:ind w:left="465" w:hanging="360"/>
                  <w:rPr>
                    <w:rFonts w:ascii="Arial" w:cs="Arial" w:eastAsia="Arial" w:hAnsi="Arial"/>
                    <w:i w:val="1"/>
                    <w:iCs w:val="1"/>
                  </w:rPr>
                </w:pPr>
                <w:r w:rsidDel="00000000" w:rsidR="00000000" w:rsidRPr="00000000">
                  <w:rPr>
                    <w:i w:val="1"/>
                    <w:iCs w:val="1"/>
                    <w:rtl w:val="0"/>
                  </w:rPr>
                  <w:t xml:space="preserve">Webinars delivered with Q&amp;A and recording</w:t>
                </w:r>
              </w:p>
              <w:p w:rsidR="00000000" w:rsidDel="00000000" w:rsidP="00000000" w:rsidRDefault="00000000" w:rsidRPr="00000000" w14:paraId="000002D5">
                <w:pPr>
                  <w:numPr>
                    <w:ilvl w:val="0"/>
                    <w:numId w:val="40"/>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Meeting notes and joint activity plan</w:t>
                </w:r>
              </w:p>
              <w:p w:rsidR="00000000" w:rsidDel="00000000" w:rsidP="00000000" w:rsidRDefault="00000000" w:rsidRPr="00000000" w14:paraId="000002D6">
                <w:pPr>
                  <w:numPr>
                    <w:ilvl w:val="0"/>
                    <w:numId w:val="40"/>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Module delivered in both contexts</w:t>
                </w:r>
              </w:p>
              <w:p w:rsidR="00000000" w:rsidDel="00000000" w:rsidP="00000000" w:rsidRDefault="00000000" w:rsidRPr="00000000" w14:paraId="000002D7">
                <w:pPr>
                  <w:numPr>
                    <w:ilvl w:val="0"/>
                    <w:numId w:val="40"/>
                  </w:numPr>
                  <w:tabs>
                    <w:tab w:val="left" w:leader="none" w:pos="465"/>
                  </w:tabs>
                  <w:spacing w:before="1" w:lineRule="auto"/>
                  <w:ind w:left="465" w:hanging="360"/>
                  <w:rPr>
                    <w:rFonts w:ascii="Arial" w:cs="Arial" w:eastAsia="Arial" w:hAnsi="Arial"/>
                    <w:i w:val="1"/>
                    <w:iCs w:val="1"/>
                  </w:rPr>
                </w:pPr>
                <w:r w:rsidDel="00000000" w:rsidR="00000000" w:rsidRPr="00000000">
                  <w:rPr>
                    <w:i w:val="1"/>
                    <w:iCs w:val="1"/>
                    <w:rtl w:val="0"/>
                  </w:rPr>
                  <w:t xml:space="preserve">Shared assessment tasks</w:t>
                </w:r>
              </w:p>
              <w:p w:rsidR="00000000" w:rsidDel="00000000" w:rsidP="00000000" w:rsidRDefault="00000000" w:rsidRPr="00000000" w14:paraId="000002D8">
                <w:pPr>
                  <w:numPr>
                    <w:ilvl w:val="0"/>
                    <w:numId w:val="40"/>
                  </w:numPr>
                  <w:tabs>
                    <w:tab w:val="left" w:leader="none" w:pos="465"/>
                  </w:tabs>
                  <w:spacing w:before="2" w:lineRule="auto"/>
                  <w:ind w:left="465" w:hanging="360"/>
                  <w:rPr>
                    <w:rFonts w:ascii="Arial" w:cs="Arial" w:eastAsia="Arial" w:hAnsi="Arial"/>
                    <w:i w:val="1"/>
                    <w:iCs w:val="1"/>
                  </w:rPr>
                </w:pPr>
                <w:r w:rsidDel="00000000" w:rsidR="00000000" w:rsidRPr="00000000">
                  <w:rPr>
                    <w:i w:val="1"/>
                    <w:iCs w:val="1"/>
                    <w:rtl w:val="0"/>
                  </w:rPr>
                  <w:t xml:space="preserve">Training slides + session delivery</w:t>
                </w:r>
              </w:p>
            </w:tc>
          </w:tr>
        </w:tbl>
      </w:sdtContent>
    </w:sdt>
    <w:p w:rsidR="00000000" w:rsidDel="00000000" w:rsidP="00000000" w:rsidRDefault="00000000" w:rsidRPr="00000000" w14:paraId="000002D9">
      <w:pPr>
        <w:spacing w:before="57" w:lineRule="auto"/>
        <w:rPr>
          <w:b w:val="1"/>
          <w:bCs w:val="1"/>
          <w:sz w:val="20"/>
          <w:szCs w:val="20"/>
        </w:rPr>
      </w:pPr>
      <w:r w:rsidDel="00000000" w:rsidR="00000000" w:rsidRPr="00000000">
        <w:rPr>
          <w:rtl w:val="0"/>
        </w:rPr>
      </w:r>
    </w:p>
    <w:sdt>
      <w:sdtPr>
        <w:lock w:val="contentLocked"/>
        <w:id w:val="-693999672"/>
        <w:tag w:val="goog_rdk_153"/>
      </w:sdtPr>
      <w:sdtContent>
        <w:tbl>
          <w:tblPr>
            <w:tblStyle w:val="Table77"/>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596" w:hRule="atLeast"/>
              <w:tblHeader w:val="0"/>
            </w:trPr>
            <w:tc>
              <w:tcPr/>
              <w:p w:rsidR="00000000" w:rsidDel="00000000" w:rsidP="00000000" w:rsidRDefault="00000000" w:rsidRPr="00000000" w14:paraId="000002DA">
                <w:pPr>
                  <w:ind w:left="107" w:right="222" w:firstLine="0"/>
                  <w:rPr/>
                </w:pPr>
                <w:r w:rsidDel="00000000" w:rsidR="00000000" w:rsidRPr="00000000">
                  <w:rPr>
                    <w:rtl w:val="0"/>
                  </w:rPr>
                  <w:t xml:space="preserve">How Will You Know It Was Successful? (</w:t>
                </w:r>
                <w:r w:rsidDel="00000000" w:rsidR="00000000" w:rsidRPr="00000000">
                  <w:rPr>
                    <w:b w:val="1"/>
                    <w:bCs w:val="1"/>
                    <w:rtl w:val="0"/>
                  </w:rPr>
                  <w:t xml:space="preserve">Indicator</w:t>
                </w:r>
                <w:r w:rsidDel="00000000" w:rsidR="00000000" w:rsidRPr="00000000">
                  <w:rPr>
                    <w:rtl w:val="0"/>
                  </w:rPr>
                  <w:t xml:space="preserve">) (50 words max)</w:t>
                </w:r>
              </w:p>
              <w:p w:rsidR="00000000" w:rsidDel="00000000" w:rsidP="00000000" w:rsidRDefault="00000000" w:rsidRPr="00000000" w14:paraId="000002DB">
                <w:pPr>
                  <w:ind w:left="107" w:right="222" w:firstLine="0"/>
                  <w:rPr/>
                </w:pPr>
                <w:r w:rsidDel="00000000" w:rsidR="00000000" w:rsidRPr="00000000">
                  <w:rPr>
                    <w:rtl w:val="0"/>
                  </w:rPr>
                </w:r>
              </w:p>
              <w:p w:rsidR="00000000" w:rsidDel="00000000" w:rsidP="00000000" w:rsidRDefault="00000000" w:rsidRPr="00000000" w14:paraId="000002DC">
                <w:pPr>
                  <w:ind w:left="107" w:firstLine="0"/>
                  <w:rPr/>
                </w:pPr>
                <w:r w:rsidDel="00000000" w:rsidR="00000000" w:rsidRPr="00000000">
                  <w:rPr>
                    <w:rtl w:val="0"/>
                  </w:rPr>
                  <w:t xml:space="preserve">Visit completed with participants from both institutions; minimum 15 participants across workshops; Community of Practice active with regular engagement from both institutions.</w:t>
                </w:r>
              </w:p>
              <w:p w:rsidR="00000000" w:rsidDel="00000000" w:rsidP="00000000" w:rsidRDefault="00000000" w:rsidRPr="00000000" w14:paraId="000002DD">
                <w:pPr>
                  <w:ind w:left="107" w:right="222" w:firstLine="0"/>
                  <w:rPr/>
                </w:pPr>
                <w:r w:rsidDel="00000000" w:rsidR="00000000" w:rsidRPr="00000000">
                  <w:rPr>
                    <w:rtl w:val="0"/>
                  </w:rPr>
                </w:r>
              </w:p>
            </w:tc>
            <w:tc>
              <w:tcPr>
                <w:shd w:fill="f4f4f4" w:val="clear"/>
              </w:tcPr>
              <w:p w:rsidR="00000000" w:rsidDel="00000000" w:rsidP="00000000" w:rsidRDefault="00000000" w:rsidRPr="00000000" w14:paraId="000002DE">
                <w:pPr>
                  <w:ind w:left="105" w:firstLine="0"/>
                  <w:rPr>
                    <w:i w:val="1"/>
                    <w:iCs w:val="1"/>
                  </w:rPr>
                </w:pPr>
                <w:r w:rsidDel="00000000" w:rsidR="00000000" w:rsidRPr="00000000">
                  <w:rPr>
                    <w:i w:val="1"/>
                    <w:iCs w:val="1"/>
                    <w:rtl w:val="0"/>
                  </w:rPr>
                  <w:t xml:space="preserve">Describe what success looks like for this activity</w:t>
                </w:r>
              </w:p>
              <w:p w:rsidR="00000000" w:rsidDel="00000000" w:rsidP="00000000" w:rsidRDefault="00000000" w:rsidRPr="00000000" w14:paraId="000002DF">
                <w:pPr>
                  <w:spacing w:before="1" w:lineRule="auto"/>
                  <w:ind w:left="105" w:firstLine="0"/>
                  <w:rPr>
                    <w:i w:val="1"/>
                    <w:iCs w:val="1"/>
                  </w:rPr>
                </w:pPr>
                <w:r w:rsidDel="00000000" w:rsidR="00000000" w:rsidRPr="00000000">
                  <w:rPr>
                    <w:i w:val="1"/>
                    <w:iCs w:val="1"/>
                    <w:rtl w:val="0"/>
                  </w:rPr>
                  <w:t xml:space="preserve">— e.g. number of participants, satisfaction level, agreement reached, engagement achieved. Good examples:</w:t>
                </w:r>
              </w:p>
              <w:p w:rsidR="00000000" w:rsidDel="00000000" w:rsidP="00000000" w:rsidRDefault="00000000" w:rsidRPr="00000000" w14:paraId="000002E0">
                <w:pPr>
                  <w:numPr>
                    <w:ilvl w:val="0"/>
                    <w:numId w:val="39"/>
                  </w:numPr>
                  <w:tabs>
                    <w:tab w:val="left" w:leader="none" w:pos="465"/>
                  </w:tabs>
                  <w:spacing w:before="119" w:line="252.00000000000003" w:lineRule="auto"/>
                  <w:ind w:left="465" w:hanging="360"/>
                  <w:rPr>
                    <w:rFonts w:ascii="Arial" w:cs="Arial" w:eastAsia="Arial" w:hAnsi="Arial"/>
                    <w:i w:val="1"/>
                    <w:iCs w:val="1"/>
                  </w:rPr>
                </w:pPr>
                <w:r w:rsidDel="00000000" w:rsidR="00000000" w:rsidRPr="00000000">
                  <w:rPr>
                    <w:i w:val="1"/>
                    <w:iCs w:val="1"/>
                    <w:rtl w:val="0"/>
                  </w:rPr>
                  <w:t xml:space="preserve">At least 80 attendees</w:t>
                </w:r>
              </w:p>
              <w:p w:rsidR="00000000" w:rsidDel="00000000" w:rsidP="00000000" w:rsidRDefault="00000000" w:rsidRPr="00000000" w14:paraId="000002E1">
                <w:pPr>
                  <w:numPr>
                    <w:ilvl w:val="0"/>
                    <w:numId w:val="39"/>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75% say it was useful</w:t>
                </w:r>
              </w:p>
              <w:p w:rsidR="00000000" w:rsidDel="00000000" w:rsidP="00000000" w:rsidRDefault="00000000" w:rsidRPr="00000000" w14:paraId="000002E2">
                <w:pPr>
                  <w:numPr>
                    <w:ilvl w:val="0"/>
                    <w:numId w:val="39"/>
                  </w:numPr>
                  <w:tabs>
                    <w:tab w:val="left" w:leader="none" w:pos="465"/>
                  </w:tabs>
                  <w:spacing w:before="2" w:line="252.00000000000003" w:lineRule="auto"/>
                  <w:ind w:left="465" w:hanging="360"/>
                  <w:rPr>
                    <w:rFonts w:ascii="Arial" w:cs="Arial" w:eastAsia="Arial" w:hAnsi="Arial"/>
                    <w:i w:val="1"/>
                    <w:iCs w:val="1"/>
                  </w:rPr>
                </w:pPr>
                <w:r w:rsidDel="00000000" w:rsidR="00000000" w:rsidRPr="00000000">
                  <w:rPr>
                    <w:i w:val="1"/>
                    <w:iCs w:val="1"/>
                    <w:rtl w:val="0"/>
                  </w:rPr>
                  <w:t xml:space="preserve">Partner agrees on 2–3 collaborative activities</w:t>
                </w:r>
              </w:p>
              <w:p w:rsidR="00000000" w:rsidDel="00000000" w:rsidP="00000000" w:rsidRDefault="00000000" w:rsidRPr="00000000" w14:paraId="000002E3">
                <w:pPr>
                  <w:numPr>
                    <w:ilvl w:val="0"/>
                    <w:numId w:val="39"/>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40+ students complete the pilot</w:t>
                </w:r>
              </w:p>
              <w:p w:rsidR="00000000" w:rsidDel="00000000" w:rsidP="00000000" w:rsidRDefault="00000000" w:rsidRPr="00000000" w14:paraId="000002E4">
                <w:pPr>
                  <w:numPr>
                    <w:ilvl w:val="0"/>
                    <w:numId w:val="39"/>
                  </w:numPr>
                  <w:tabs>
                    <w:tab w:val="left" w:leader="none" w:pos="465"/>
                  </w:tabs>
                  <w:spacing w:before="1" w:lineRule="auto"/>
                  <w:ind w:left="465" w:hanging="360"/>
                  <w:rPr>
                    <w:rFonts w:ascii="Arial" w:cs="Arial" w:eastAsia="Arial" w:hAnsi="Arial"/>
                    <w:i w:val="1"/>
                    <w:iCs w:val="1"/>
                  </w:rPr>
                </w:pPr>
                <w:r w:rsidDel="00000000" w:rsidR="00000000" w:rsidRPr="00000000">
                  <w:rPr>
                    <w:i w:val="1"/>
                    <w:iCs w:val="1"/>
                    <w:rtl w:val="0"/>
                  </w:rPr>
                  <w:t xml:space="preserve">10 staff complete training</w:t>
                </w:r>
              </w:p>
            </w:tc>
          </w:tr>
        </w:tbl>
      </w:sdtContent>
    </w:sdt>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b w:val="1"/>
          <w:bCs w:val="1"/>
          <w:sz w:val="20"/>
          <w:szCs w:val="20"/>
        </w:rPr>
      </w:pPr>
      <w:r w:rsidDel="00000000" w:rsidR="00000000" w:rsidRPr="00000000">
        <w:rPr>
          <w:rtl w:val="0"/>
        </w:rPr>
      </w:r>
    </w:p>
    <w:sdt>
      <w:sdtPr>
        <w:lock w:val="contentLocked"/>
        <w:id w:val="-1161371944"/>
        <w:tag w:val="goog_rdk_154"/>
      </w:sdtPr>
      <w:sdtContent>
        <w:tbl>
          <w:tblPr>
            <w:tblStyle w:val="Table78"/>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848" w:hRule="atLeast"/>
              <w:tblHeader w:val="0"/>
            </w:trPr>
            <w:tc>
              <w:tcPr/>
              <w:p w:rsidR="00000000" w:rsidDel="00000000" w:rsidP="00000000" w:rsidRDefault="00000000" w:rsidRPr="00000000" w14:paraId="000002E6">
                <w:pPr>
                  <w:ind w:left="107" w:right="222" w:firstLine="0"/>
                  <w:rPr/>
                </w:pPr>
                <w:r w:rsidDel="00000000" w:rsidR="00000000" w:rsidRPr="00000000">
                  <w:rPr>
                    <w:rtl w:val="0"/>
                  </w:rPr>
                  <w:t xml:space="preserve">How Will You Verify This? (</w:t>
                </w:r>
                <w:r w:rsidDel="00000000" w:rsidR="00000000" w:rsidRPr="00000000">
                  <w:rPr>
                    <w:b w:val="1"/>
                    <w:bCs w:val="1"/>
                    <w:rtl w:val="0"/>
                  </w:rPr>
                  <w:t xml:space="preserve">Means of Verification</w:t>
                </w:r>
                <w:r w:rsidDel="00000000" w:rsidR="00000000" w:rsidRPr="00000000">
                  <w:rPr>
                    <w:rtl w:val="0"/>
                  </w:rPr>
                  <w:t xml:space="preserve">) (50 words max)</w:t>
                </w:r>
              </w:p>
              <w:p w:rsidR="00000000" w:rsidDel="00000000" w:rsidP="00000000" w:rsidRDefault="00000000" w:rsidRPr="00000000" w14:paraId="000002E7">
                <w:pPr>
                  <w:ind w:left="107" w:right="222" w:firstLine="0"/>
                  <w:rPr/>
                </w:pPr>
                <w:r w:rsidDel="00000000" w:rsidR="00000000" w:rsidRPr="00000000">
                  <w:rPr>
                    <w:rtl w:val="0"/>
                  </w:rPr>
                </w:r>
              </w:p>
              <w:p w:rsidR="00000000" w:rsidDel="00000000" w:rsidP="00000000" w:rsidRDefault="00000000" w:rsidRPr="00000000" w14:paraId="000002E8">
                <w:pPr>
                  <w:ind w:left="107" w:firstLine="0"/>
                  <w:rPr/>
                </w:pPr>
                <w:r w:rsidDel="00000000" w:rsidR="00000000" w:rsidRPr="00000000">
                  <w:rPr>
                    <w:rtl w:val="0"/>
                  </w:rPr>
                  <w:t xml:space="preserve">Visit agenda, meeting notes and participant list; workshop attendance logs and recordings; Community of Practice terms of reference; participant feedback forms.</w:t>
                </w:r>
              </w:p>
              <w:p w:rsidR="00000000" w:rsidDel="00000000" w:rsidP="00000000" w:rsidRDefault="00000000" w:rsidRPr="00000000" w14:paraId="000002E9">
                <w:pPr>
                  <w:ind w:left="107" w:right="222" w:firstLine="0"/>
                  <w:rPr/>
                </w:pPr>
                <w:r w:rsidDel="00000000" w:rsidR="00000000" w:rsidRPr="00000000">
                  <w:rPr>
                    <w:rtl w:val="0"/>
                  </w:rPr>
                </w:r>
              </w:p>
            </w:tc>
            <w:tc>
              <w:tcPr>
                <w:shd w:fill="f4f4f4" w:val="clear"/>
              </w:tcPr>
              <w:p w:rsidR="00000000" w:rsidDel="00000000" w:rsidP="00000000" w:rsidRDefault="00000000" w:rsidRPr="00000000" w14:paraId="000002EA">
                <w:pPr>
                  <w:ind w:left="105" w:right="219" w:firstLine="0"/>
                  <w:rPr>
                    <w:i w:val="1"/>
                    <w:iCs w:val="1"/>
                  </w:rPr>
                </w:pPr>
                <w:r w:rsidDel="00000000" w:rsidR="00000000" w:rsidRPr="00000000">
                  <w:rPr>
                    <w:i w:val="1"/>
                    <w:iCs w:val="1"/>
                    <w:rtl w:val="0"/>
                  </w:rPr>
                  <w:t xml:space="preserve">Say how you will collect evidence. Good examples:</w:t>
                </w:r>
              </w:p>
              <w:p w:rsidR="00000000" w:rsidDel="00000000" w:rsidP="00000000" w:rsidRDefault="00000000" w:rsidRPr="00000000" w14:paraId="000002EB">
                <w:pPr>
                  <w:numPr>
                    <w:ilvl w:val="0"/>
                    <w:numId w:val="38"/>
                  </w:numPr>
                  <w:tabs>
                    <w:tab w:val="left" w:leader="none" w:pos="465"/>
                  </w:tabs>
                  <w:spacing w:before="120" w:line="252.00000000000003" w:lineRule="auto"/>
                  <w:ind w:left="465" w:hanging="360"/>
                  <w:rPr>
                    <w:rFonts w:ascii="Arial" w:cs="Arial" w:eastAsia="Arial" w:hAnsi="Arial"/>
                    <w:i w:val="1"/>
                    <w:iCs w:val="1"/>
                  </w:rPr>
                </w:pPr>
                <w:r w:rsidDel="00000000" w:rsidR="00000000" w:rsidRPr="00000000">
                  <w:rPr>
                    <w:i w:val="1"/>
                    <w:iCs w:val="1"/>
                    <w:rtl w:val="0"/>
                  </w:rPr>
                  <w:t xml:space="preserve">Attendance log</w:t>
                </w:r>
              </w:p>
              <w:p w:rsidR="00000000" w:rsidDel="00000000" w:rsidP="00000000" w:rsidRDefault="00000000" w:rsidRPr="00000000" w14:paraId="000002EC">
                <w:pPr>
                  <w:numPr>
                    <w:ilvl w:val="0"/>
                    <w:numId w:val="38"/>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Post-event survey</w:t>
                </w:r>
              </w:p>
              <w:p w:rsidR="00000000" w:rsidDel="00000000" w:rsidP="00000000" w:rsidRDefault="00000000" w:rsidRPr="00000000" w14:paraId="000002ED">
                <w:pPr>
                  <w:numPr>
                    <w:ilvl w:val="0"/>
                    <w:numId w:val="38"/>
                  </w:numPr>
                  <w:tabs>
                    <w:tab w:val="left" w:leader="none" w:pos="465"/>
                  </w:tabs>
                  <w:spacing w:before="1" w:line="252.00000000000003" w:lineRule="auto"/>
                  <w:ind w:left="465" w:hanging="360"/>
                  <w:rPr>
                    <w:rFonts w:ascii="Arial" w:cs="Arial" w:eastAsia="Arial" w:hAnsi="Arial"/>
                    <w:i w:val="1"/>
                    <w:iCs w:val="1"/>
                  </w:rPr>
                </w:pPr>
                <w:r w:rsidDel="00000000" w:rsidR="00000000" w:rsidRPr="00000000">
                  <w:rPr>
                    <w:i w:val="1"/>
                    <w:iCs w:val="1"/>
                    <w:rtl w:val="0"/>
                  </w:rPr>
                  <w:t xml:space="preserve">Webinar recording</w:t>
                </w:r>
              </w:p>
              <w:p w:rsidR="00000000" w:rsidDel="00000000" w:rsidP="00000000" w:rsidRDefault="00000000" w:rsidRPr="00000000" w14:paraId="000002EE">
                <w:pPr>
                  <w:numPr>
                    <w:ilvl w:val="0"/>
                    <w:numId w:val="38"/>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Signed action plan</w:t>
                </w:r>
              </w:p>
              <w:p w:rsidR="00000000" w:rsidDel="00000000" w:rsidP="00000000" w:rsidRDefault="00000000" w:rsidRPr="00000000" w14:paraId="000002EF">
                <w:pPr>
                  <w:numPr>
                    <w:ilvl w:val="0"/>
                    <w:numId w:val="38"/>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Student enrolment data</w:t>
                </w:r>
              </w:p>
              <w:p w:rsidR="00000000" w:rsidDel="00000000" w:rsidP="00000000" w:rsidRDefault="00000000" w:rsidRPr="00000000" w14:paraId="000002F0">
                <w:pPr>
                  <w:numPr>
                    <w:ilvl w:val="0"/>
                    <w:numId w:val="38"/>
                  </w:numPr>
                  <w:tabs>
                    <w:tab w:val="left" w:leader="none" w:pos="465"/>
                  </w:tabs>
                  <w:spacing w:before="2" w:line="252.00000000000003" w:lineRule="auto"/>
                  <w:ind w:left="465" w:hanging="360"/>
                  <w:rPr>
                    <w:rFonts w:ascii="Arial" w:cs="Arial" w:eastAsia="Arial" w:hAnsi="Arial"/>
                    <w:i w:val="1"/>
                    <w:iCs w:val="1"/>
                  </w:rPr>
                </w:pPr>
                <w:r w:rsidDel="00000000" w:rsidR="00000000" w:rsidRPr="00000000">
                  <w:rPr>
                    <w:i w:val="1"/>
                    <w:iCs w:val="1"/>
                    <w:rtl w:val="0"/>
                  </w:rPr>
                  <w:t xml:space="preserve">Tutor reflections</w:t>
                </w:r>
              </w:p>
              <w:p w:rsidR="00000000" w:rsidDel="00000000" w:rsidP="00000000" w:rsidRDefault="00000000" w:rsidRPr="00000000" w14:paraId="000002F1">
                <w:pPr>
                  <w:numPr>
                    <w:ilvl w:val="0"/>
                    <w:numId w:val="38"/>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Feedback form</w:t>
                </w:r>
              </w:p>
              <w:p w:rsidR="00000000" w:rsidDel="00000000" w:rsidP="00000000" w:rsidRDefault="00000000" w:rsidRPr="00000000" w14:paraId="000002F2">
                <w:pPr>
                  <w:numPr>
                    <w:ilvl w:val="0"/>
                    <w:numId w:val="38"/>
                  </w:numPr>
                  <w:tabs>
                    <w:tab w:val="left" w:leader="none" w:pos="465"/>
                  </w:tabs>
                  <w:spacing w:before="4" w:lineRule="auto"/>
                  <w:ind w:left="465" w:hanging="360"/>
                  <w:rPr>
                    <w:rFonts w:ascii="Arial" w:cs="Arial" w:eastAsia="Arial" w:hAnsi="Arial"/>
                    <w:i w:val="1"/>
                    <w:iCs w:val="1"/>
                  </w:rPr>
                </w:pPr>
                <w:r w:rsidDel="00000000" w:rsidR="00000000" w:rsidRPr="00000000">
                  <w:rPr>
                    <w:i w:val="1"/>
                    <w:iCs w:val="1"/>
                    <w:rtl w:val="0"/>
                  </w:rPr>
                  <w:t xml:space="preserve">Sample outputs from tool</w:t>
                </w:r>
              </w:p>
            </w:tc>
          </w:tr>
        </w:tbl>
      </w:sdtContent>
    </w:sdt>
    <w:p w:rsidR="00000000" w:rsidDel="00000000" w:rsidP="00000000" w:rsidRDefault="00000000" w:rsidRPr="00000000" w14:paraId="000002F3">
      <w:pPr>
        <w:rPr>
          <w:i w:val="1"/>
          <w:iCs w:val="1"/>
        </w:rPr>
      </w:pPr>
      <w:r w:rsidDel="00000000" w:rsidR="00000000" w:rsidRPr="00000000">
        <w:rPr>
          <w:rtl w:val="0"/>
        </w:rPr>
      </w:r>
    </w:p>
    <w:p w:rsidR="00000000" w:rsidDel="00000000" w:rsidP="00000000" w:rsidRDefault="00000000" w:rsidRPr="00000000" w14:paraId="000002F4">
      <w:pPr>
        <w:rPr>
          <w:i w:val="1"/>
          <w:iCs w:val="1"/>
        </w:rPr>
      </w:pPr>
      <w:r w:rsidDel="00000000" w:rsidR="00000000" w:rsidRPr="00000000">
        <w:rPr>
          <w:rtl w:val="0"/>
        </w:rPr>
      </w:r>
    </w:p>
    <w:p w:rsidR="00000000" w:rsidDel="00000000" w:rsidP="00000000" w:rsidRDefault="00000000" w:rsidRPr="00000000" w14:paraId="000002F5">
      <w:pPr>
        <w:spacing w:before="7" w:lineRule="auto"/>
        <w:rPr>
          <w:b w:val="1"/>
          <w:bCs w:val="1"/>
          <w:sz w:val="10"/>
          <w:szCs w:val="10"/>
        </w:rPr>
      </w:pPr>
      <w:r w:rsidDel="00000000" w:rsidR="00000000" w:rsidRPr="00000000">
        <w:rPr>
          <w:rtl w:val="0"/>
        </w:rPr>
      </w:r>
    </w:p>
    <w:sdt>
      <w:sdtPr>
        <w:lock w:val="contentLocked"/>
        <w:id w:val="-26262237"/>
        <w:tag w:val="goog_rdk_155"/>
      </w:sdtPr>
      <w:sdtContent>
        <w:tbl>
          <w:tblPr>
            <w:tblStyle w:val="Table79"/>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5599" w:hRule="atLeast"/>
              <w:tblHeader w:val="0"/>
            </w:trPr>
            <w:tc>
              <w:tcPr/>
              <w:p w:rsidR="00000000" w:rsidDel="00000000" w:rsidP="00000000" w:rsidRDefault="00000000" w:rsidRPr="00000000" w14:paraId="000002F6">
                <w:pPr>
                  <w:ind w:left="107" w:firstLine="0"/>
                  <w:rPr/>
                </w:pPr>
                <w:r w:rsidDel="00000000" w:rsidR="00000000" w:rsidRPr="00000000">
                  <w:rPr>
                    <w:rtl w:val="0"/>
                  </w:rPr>
                  <w:t xml:space="preserve">Key Activity Type</w:t>
                </w:r>
              </w:p>
              <w:p w:rsidR="00000000" w:rsidDel="00000000" w:rsidP="00000000" w:rsidRDefault="00000000" w:rsidRPr="00000000" w14:paraId="000002F7">
                <w:pPr>
                  <w:ind w:left="107" w:firstLine="0"/>
                  <w:rPr/>
                </w:pPr>
                <w:r w:rsidDel="00000000" w:rsidR="00000000" w:rsidRPr="00000000">
                  <w:rPr>
                    <w:rtl w:val="0"/>
                  </w:rPr>
                </w:r>
              </w:p>
              <w:p w:rsidR="00000000" w:rsidDel="00000000" w:rsidP="00000000" w:rsidRDefault="00000000" w:rsidRPr="00000000" w14:paraId="000002F8">
                <w:pPr>
                  <w:ind w:left="107" w:firstLine="0"/>
                  <w:rPr>
                    <w:b w:val="1"/>
                    <w:bCs w:val="1"/>
                  </w:rPr>
                </w:pPr>
                <w:r w:rsidDel="00000000" w:rsidR="00000000" w:rsidRPr="00000000">
                  <w:rPr>
                    <w:b w:val="1"/>
                    <w:bCs w:val="1"/>
                    <w:rtl w:val="0"/>
                  </w:rPr>
                  <w:t xml:space="preserve">ACTIVITY 4 — Co-design of Framework and Roadmap</w:t>
                </w:r>
              </w:p>
              <w:p w:rsidR="00000000" w:rsidDel="00000000" w:rsidP="00000000" w:rsidRDefault="00000000" w:rsidRPr="00000000" w14:paraId="000002F9">
                <w:pPr>
                  <w:ind w:left="107" w:firstLine="0"/>
                  <w:rPr>
                    <w:b w:val="1"/>
                    <w:bCs w:val="1"/>
                  </w:rPr>
                </w:pPr>
                <w:r w:rsidDel="00000000" w:rsidR="00000000" w:rsidRPr="00000000">
                  <w:rPr>
                    <w:rtl w:val="0"/>
                  </w:rPr>
                </w:r>
              </w:p>
              <w:p w:rsidR="00000000" w:rsidDel="00000000" w:rsidP="00000000" w:rsidRDefault="00000000" w:rsidRPr="00000000" w14:paraId="000002FA">
                <w:pPr>
                  <w:ind w:left="107" w:firstLine="0"/>
                  <w:rPr/>
                </w:pPr>
                <w:r w:rsidDel="00000000" w:rsidR="00000000" w:rsidRPr="00000000">
                  <w:rPr>
                    <w:rtl w:val="0"/>
                  </w:rPr>
                  <w:t xml:space="preserve">Key Activity Type: Policy/Strategy/Framework Development</w:t>
                </w:r>
              </w:p>
              <w:p w:rsidR="00000000" w:rsidDel="00000000" w:rsidP="00000000" w:rsidRDefault="00000000" w:rsidRPr="00000000" w14:paraId="000002FB">
                <w:pPr>
                  <w:ind w:left="107" w:firstLine="0"/>
                  <w:rPr>
                    <w:b w:val="1"/>
                    <w:bCs w:val="1"/>
                  </w:rPr>
                </w:pPr>
                <w:r w:rsidDel="00000000" w:rsidR="00000000" w:rsidRPr="00000000">
                  <w:rPr>
                    <w:rtl w:val="0"/>
                  </w:rPr>
                </w:r>
              </w:p>
              <w:p w:rsidR="00000000" w:rsidDel="00000000" w:rsidP="00000000" w:rsidRDefault="00000000" w:rsidRPr="00000000" w14:paraId="000002FC">
                <w:pPr>
                  <w:ind w:left="107" w:firstLine="0"/>
                  <w:rPr>
                    <w:b w:val="1"/>
                    <w:bCs w:val="1"/>
                  </w:rPr>
                </w:pPr>
                <w:r w:rsidDel="00000000" w:rsidR="00000000" w:rsidRPr="00000000">
                  <w:rPr>
                    <w:rtl w:val="0"/>
                  </w:rPr>
                </w:r>
              </w:p>
              <w:p w:rsidR="00000000" w:rsidDel="00000000" w:rsidP="00000000" w:rsidRDefault="00000000" w:rsidRPr="00000000" w14:paraId="000002FD">
                <w:pPr>
                  <w:ind w:left="107" w:firstLine="0"/>
                  <w:rPr/>
                </w:pPr>
                <w:r w:rsidDel="00000000" w:rsidR="00000000" w:rsidRPr="00000000">
                  <w:rPr>
                    <w:rtl w:val="0"/>
                  </w:rPr>
                </w:r>
              </w:p>
              <w:p w:rsidR="00000000" w:rsidDel="00000000" w:rsidP="00000000" w:rsidRDefault="00000000" w:rsidRPr="00000000" w14:paraId="000002FE">
                <w:pPr>
                  <w:ind w:left="107" w:firstLine="0"/>
                  <w:rPr/>
                </w:pPr>
                <w:r w:rsidDel="00000000" w:rsidR="00000000" w:rsidRPr="00000000">
                  <w:rPr>
                    <w:rtl w:val="0"/>
                  </w:rPr>
                </w:r>
              </w:p>
            </w:tc>
            <w:tc>
              <w:tcPr>
                <w:shd w:fill="f4f4f4" w:val="clear"/>
              </w:tcPr>
              <w:p w:rsidR="00000000" w:rsidDel="00000000" w:rsidP="00000000" w:rsidRDefault="00000000" w:rsidRPr="00000000" w14:paraId="000002FF">
                <w:pPr>
                  <w:ind w:left="105" w:right="309" w:firstLine="0"/>
                  <w:rPr>
                    <w:sz w:val="24"/>
                    <w:szCs w:val="24"/>
                  </w:rPr>
                </w:pPr>
                <w:r w:rsidDel="00000000" w:rsidR="00000000" w:rsidRPr="00000000">
                  <w:rPr>
                    <w:sz w:val="24"/>
                    <w:szCs w:val="24"/>
                    <w:rtl w:val="0"/>
                  </w:rPr>
                  <w:t xml:space="preserve">You should select the Activity Type from the drop-down list:</w:t>
                </w:r>
              </w:p>
              <w:p w:rsidR="00000000" w:rsidDel="00000000" w:rsidP="00000000" w:rsidRDefault="00000000" w:rsidRPr="00000000" w14:paraId="00000300">
                <w:pPr>
                  <w:numPr>
                    <w:ilvl w:val="0"/>
                    <w:numId w:val="42"/>
                  </w:numPr>
                  <w:tabs>
                    <w:tab w:val="left" w:leader="none" w:pos="389"/>
                  </w:tabs>
                  <w:spacing w:before="134" w:lineRule="auto"/>
                  <w:ind w:left="389" w:right="548" w:hanging="360"/>
                </w:pPr>
                <w:r w:rsidDel="00000000" w:rsidR="00000000" w:rsidRPr="00000000">
                  <w:rPr>
                    <w:rtl w:val="0"/>
                  </w:rPr>
                  <w:t xml:space="preserve">Access Provision (workplaces, Institutions, internships etc.)</w:t>
                </w:r>
              </w:p>
              <w:p w:rsidR="00000000" w:rsidDel="00000000" w:rsidP="00000000" w:rsidRDefault="00000000" w:rsidRPr="00000000" w14:paraId="00000301">
                <w:pPr>
                  <w:numPr>
                    <w:ilvl w:val="0"/>
                    <w:numId w:val="42"/>
                  </w:numPr>
                  <w:tabs>
                    <w:tab w:val="left" w:leader="none" w:pos="389"/>
                  </w:tabs>
                  <w:spacing w:before="15" w:line="253" w:lineRule="auto"/>
                  <w:ind w:left="389" w:hanging="360"/>
                </w:pPr>
                <w:r w:rsidDel="00000000" w:rsidR="00000000" w:rsidRPr="00000000">
                  <w:rPr>
                    <w:rtl w:val="0"/>
                  </w:rPr>
                  <w:t xml:space="preserve">Capacity Building/Professional Development</w:t>
                </w:r>
              </w:p>
              <w:p w:rsidR="00000000" w:rsidDel="00000000" w:rsidP="00000000" w:rsidRDefault="00000000" w:rsidRPr="00000000" w14:paraId="00000302">
                <w:pPr>
                  <w:numPr>
                    <w:ilvl w:val="0"/>
                    <w:numId w:val="42"/>
                  </w:numPr>
                  <w:tabs>
                    <w:tab w:val="left" w:leader="none" w:pos="389"/>
                  </w:tabs>
                  <w:ind w:left="389" w:right="825" w:hanging="356"/>
                  <w:rPr>
                    <w:sz w:val="20"/>
                    <w:szCs w:val="20"/>
                  </w:rPr>
                </w:pPr>
                <w:r w:rsidDel="00000000" w:rsidR="00000000" w:rsidRPr="00000000">
                  <w:rPr>
                    <w:sz w:val="24"/>
                    <w:szCs w:val="24"/>
                    <w:rtl w:val="0"/>
                  </w:rPr>
                  <w:t xml:space="preserve">Communities of Practise/Task Team creation</w:t>
                </w:r>
                <w:r w:rsidDel="00000000" w:rsidR="00000000" w:rsidRPr="00000000">
                  <w:rPr>
                    <w:rtl w:val="0"/>
                  </w:rPr>
                </w:r>
              </w:p>
              <w:p w:rsidR="00000000" w:rsidDel="00000000" w:rsidP="00000000" w:rsidRDefault="00000000" w:rsidRPr="00000000" w14:paraId="00000303">
                <w:pPr>
                  <w:numPr>
                    <w:ilvl w:val="0"/>
                    <w:numId w:val="42"/>
                  </w:numPr>
                  <w:tabs>
                    <w:tab w:val="left" w:leader="none" w:pos="389"/>
                  </w:tabs>
                  <w:ind w:left="389" w:hanging="356"/>
                  <w:rPr>
                    <w:sz w:val="20"/>
                    <w:szCs w:val="20"/>
                  </w:rPr>
                </w:pPr>
                <w:r w:rsidDel="00000000" w:rsidR="00000000" w:rsidRPr="00000000">
                  <w:rPr>
                    <w:sz w:val="24"/>
                    <w:szCs w:val="24"/>
                    <w:rtl w:val="0"/>
                  </w:rPr>
                  <w:t xml:space="preserve">Conferences/Seminars/Webinars</w:t>
                </w:r>
                <w:r w:rsidDel="00000000" w:rsidR="00000000" w:rsidRPr="00000000">
                  <w:rPr>
                    <w:rtl w:val="0"/>
                  </w:rPr>
                </w:r>
              </w:p>
              <w:p w:rsidR="00000000" w:rsidDel="00000000" w:rsidP="00000000" w:rsidRDefault="00000000" w:rsidRPr="00000000" w14:paraId="00000304">
                <w:pPr>
                  <w:numPr>
                    <w:ilvl w:val="0"/>
                    <w:numId w:val="42"/>
                  </w:numPr>
                  <w:tabs>
                    <w:tab w:val="left" w:leader="none" w:pos="389"/>
                  </w:tabs>
                  <w:ind w:left="389" w:hanging="356"/>
                  <w:rPr>
                    <w:sz w:val="20"/>
                    <w:szCs w:val="20"/>
                  </w:rPr>
                </w:pPr>
                <w:r w:rsidDel="00000000" w:rsidR="00000000" w:rsidRPr="00000000">
                  <w:rPr>
                    <w:sz w:val="24"/>
                    <w:szCs w:val="24"/>
                    <w:rtl w:val="0"/>
                  </w:rPr>
                  <w:t xml:space="preserve">Curriculum/Module Development</w:t>
                </w:r>
                <w:r w:rsidDel="00000000" w:rsidR="00000000" w:rsidRPr="00000000">
                  <w:rPr>
                    <w:rtl w:val="0"/>
                  </w:rPr>
                </w:r>
              </w:p>
              <w:p w:rsidR="00000000" w:rsidDel="00000000" w:rsidP="00000000" w:rsidRDefault="00000000" w:rsidRPr="00000000" w14:paraId="00000305">
                <w:pPr>
                  <w:numPr>
                    <w:ilvl w:val="0"/>
                    <w:numId w:val="42"/>
                  </w:numPr>
                  <w:tabs>
                    <w:tab w:val="left" w:leader="none" w:pos="389"/>
                  </w:tabs>
                  <w:ind w:left="389" w:hanging="356"/>
                  <w:rPr>
                    <w:sz w:val="20"/>
                    <w:szCs w:val="20"/>
                  </w:rPr>
                </w:pPr>
                <w:r w:rsidDel="00000000" w:rsidR="00000000" w:rsidRPr="00000000">
                  <w:rPr>
                    <w:sz w:val="24"/>
                    <w:szCs w:val="24"/>
                    <w:rtl w:val="0"/>
                  </w:rPr>
                  <w:t xml:space="preserve">Digital Technology/Website Development</w:t>
                </w:r>
                <w:r w:rsidDel="00000000" w:rsidR="00000000" w:rsidRPr="00000000">
                  <w:rPr>
                    <w:rtl w:val="0"/>
                  </w:rPr>
                </w:r>
              </w:p>
              <w:p w:rsidR="00000000" w:rsidDel="00000000" w:rsidP="00000000" w:rsidRDefault="00000000" w:rsidRPr="00000000" w14:paraId="00000306">
                <w:pPr>
                  <w:numPr>
                    <w:ilvl w:val="0"/>
                    <w:numId w:val="42"/>
                  </w:numPr>
                  <w:tabs>
                    <w:tab w:val="left" w:leader="none" w:pos="389"/>
                  </w:tabs>
                  <w:ind w:left="389" w:hanging="356"/>
                  <w:rPr>
                    <w:sz w:val="20"/>
                    <w:szCs w:val="20"/>
                  </w:rPr>
                </w:pPr>
                <w:r w:rsidDel="00000000" w:rsidR="00000000" w:rsidRPr="00000000">
                  <w:rPr>
                    <w:sz w:val="24"/>
                    <w:szCs w:val="24"/>
                    <w:rtl w:val="0"/>
                  </w:rPr>
                  <w:t xml:space="preserve">Dissemination/Outreach/Engagement</w:t>
                </w:r>
                <w:r w:rsidDel="00000000" w:rsidR="00000000" w:rsidRPr="00000000">
                  <w:rPr>
                    <w:rtl w:val="0"/>
                  </w:rPr>
                </w:r>
              </w:p>
              <w:p w:rsidR="00000000" w:rsidDel="00000000" w:rsidP="00000000" w:rsidRDefault="00000000" w:rsidRPr="00000000" w14:paraId="00000307">
                <w:pPr>
                  <w:numPr>
                    <w:ilvl w:val="0"/>
                    <w:numId w:val="42"/>
                  </w:numPr>
                  <w:tabs>
                    <w:tab w:val="left" w:leader="none" w:pos="389"/>
                  </w:tabs>
                  <w:ind w:left="389" w:hanging="356"/>
                  <w:rPr>
                    <w:sz w:val="20"/>
                    <w:szCs w:val="20"/>
                  </w:rPr>
                </w:pPr>
                <w:r w:rsidDel="00000000" w:rsidR="00000000" w:rsidRPr="00000000">
                  <w:rPr>
                    <w:sz w:val="24"/>
                    <w:szCs w:val="24"/>
                    <w:rtl w:val="0"/>
                  </w:rPr>
                  <w:t xml:space="preserve">Exchanges/Visits/Delegations</w:t>
                </w:r>
                <w:r w:rsidDel="00000000" w:rsidR="00000000" w:rsidRPr="00000000">
                  <w:rPr>
                    <w:rtl w:val="0"/>
                  </w:rPr>
                </w:r>
              </w:p>
              <w:p w:rsidR="00000000" w:rsidDel="00000000" w:rsidP="00000000" w:rsidRDefault="00000000" w:rsidRPr="00000000" w14:paraId="00000308">
                <w:pPr>
                  <w:numPr>
                    <w:ilvl w:val="0"/>
                    <w:numId w:val="42"/>
                  </w:numPr>
                  <w:tabs>
                    <w:tab w:val="left" w:leader="none" w:pos="389"/>
                  </w:tabs>
                  <w:ind w:left="389" w:hanging="356"/>
                  <w:rPr>
                    <w:sz w:val="20"/>
                    <w:szCs w:val="20"/>
                  </w:rPr>
                </w:pPr>
                <w:r w:rsidDel="00000000" w:rsidR="00000000" w:rsidRPr="00000000">
                  <w:rPr>
                    <w:sz w:val="24"/>
                    <w:szCs w:val="24"/>
                    <w:rtl w:val="0"/>
                  </w:rPr>
                  <w:t xml:space="preserve">Funding Mobilisation &amp; Investment</w:t>
                </w:r>
                <w:r w:rsidDel="00000000" w:rsidR="00000000" w:rsidRPr="00000000">
                  <w:rPr>
                    <w:rtl w:val="0"/>
                  </w:rPr>
                </w:r>
              </w:p>
              <w:p w:rsidR="00000000" w:rsidDel="00000000" w:rsidP="00000000" w:rsidRDefault="00000000" w:rsidRPr="00000000" w14:paraId="00000309">
                <w:pPr>
                  <w:numPr>
                    <w:ilvl w:val="0"/>
                    <w:numId w:val="42"/>
                  </w:numPr>
                  <w:tabs>
                    <w:tab w:val="left" w:leader="none" w:pos="389"/>
                  </w:tabs>
                  <w:ind w:left="389" w:hanging="356"/>
                  <w:rPr>
                    <w:sz w:val="20"/>
                    <w:szCs w:val="20"/>
                  </w:rPr>
                </w:pPr>
                <w:r w:rsidDel="00000000" w:rsidR="00000000" w:rsidRPr="00000000">
                  <w:rPr>
                    <w:sz w:val="24"/>
                    <w:szCs w:val="24"/>
                    <w:rtl w:val="0"/>
                  </w:rPr>
                  <w:t xml:space="preserve">Innovation &amp; Idea Generation</w:t>
                </w:r>
                <w:r w:rsidDel="00000000" w:rsidR="00000000" w:rsidRPr="00000000">
                  <w:rPr>
                    <w:rtl w:val="0"/>
                  </w:rPr>
                </w:r>
              </w:p>
              <w:p w:rsidR="00000000" w:rsidDel="00000000" w:rsidP="00000000" w:rsidRDefault="00000000" w:rsidRPr="00000000" w14:paraId="0000030A">
                <w:pPr>
                  <w:numPr>
                    <w:ilvl w:val="0"/>
                    <w:numId w:val="42"/>
                  </w:numPr>
                  <w:tabs>
                    <w:tab w:val="left" w:leader="none" w:pos="389"/>
                  </w:tabs>
                  <w:ind w:left="389" w:hanging="356"/>
                  <w:rPr>
                    <w:sz w:val="20"/>
                    <w:szCs w:val="20"/>
                  </w:rPr>
                </w:pPr>
                <w:r w:rsidDel="00000000" w:rsidR="00000000" w:rsidRPr="00000000">
                  <w:rPr>
                    <w:sz w:val="24"/>
                    <w:szCs w:val="24"/>
                    <w:rtl w:val="0"/>
                  </w:rPr>
                  <w:t xml:space="preserve">Mentoring</w:t>
                </w:r>
                <w:r w:rsidDel="00000000" w:rsidR="00000000" w:rsidRPr="00000000">
                  <w:rPr>
                    <w:rtl w:val="0"/>
                  </w:rPr>
                </w:r>
              </w:p>
              <w:p w:rsidR="00000000" w:rsidDel="00000000" w:rsidP="00000000" w:rsidRDefault="00000000" w:rsidRPr="00000000" w14:paraId="0000030B">
                <w:pPr>
                  <w:numPr>
                    <w:ilvl w:val="0"/>
                    <w:numId w:val="42"/>
                  </w:numPr>
                  <w:tabs>
                    <w:tab w:val="left" w:leader="none" w:pos="389"/>
                  </w:tabs>
                  <w:ind w:left="389" w:hanging="356"/>
                  <w:rPr>
                    <w:sz w:val="20"/>
                    <w:szCs w:val="20"/>
                  </w:rPr>
                </w:pPr>
                <w:r w:rsidDel="00000000" w:rsidR="00000000" w:rsidRPr="00000000">
                  <w:rPr>
                    <w:sz w:val="24"/>
                    <w:szCs w:val="24"/>
                    <w:rtl w:val="0"/>
                  </w:rPr>
                  <w:t xml:space="preserve">Network Formation</w:t>
                </w:r>
                <w:r w:rsidDel="00000000" w:rsidR="00000000" w:rsidRPr="00000000">
                  <w:rPr>
                    <w:rtl w:val="0"/>
                  </w:rPr>
                </w:r>
              </w:p>
              <w:p w:rsidR="00000000" w:rsidDel="00000000" w:rsidP="00000000" w:rsidRDefault="00000000" w:rsidRPr="00000000" w14:paraId="0000030C">
                <w:pPr>
                  <w:numPr>
                    <w:ilvl w:val="0"/>
                    <w:numId w:val="42"/>
                  </w:numPr>
                  <w:tabs>
                    <w:tab w:val="left" w:leader="none" w:pos="389"/>
                  </w:tabs>
                  <w:ind w:left="389" w:hanging="356"/>
                  <w:rPr>
                    <w:sz w:val="20"/>
                    <w:szCs w:val="20"/>
                  </w:rPr>
                </w:pPr>
                <w:r w:rsidDel="00000000" w:rsidR="00000000" w:rsidRPr="00000000">
                  <w:rPr>
                    <w:sz w:val="24"/>
                    <w:szCs w:val="24"/>
                    <w:rtl w:val="0"/>
                  </w:rPr>
                  <w:t xml:space="preserve">Pilot/Feasibility Projects</w:t>
                </w:r>
                <w:r w:rsidDel="00000000" w:rsidR="00000000" w:rsidRPr="00000000">
                  <w:rPr>
                    <w:rtl w:val="0"/>
                  </w:rPr>
                </w:r>
              </w:p>
              <w:p w:rsidR="00000000" w:rsidDel="00000000" w:rsidP="00000000" w:rsidRDefault="00000000" w:rsidRPr="00000000" w14:paraId="0000030D">
                <w:pPr>
                  <w:numPr>
                    <w:ilvl w:val="0"/>
                    <w:numId w:val="42"/>
                  </w:numPr>
                  <w:tabs>
                    <w:tab w:val="left" w:leader="none" w:pos="389"/>
                  </w:tabs>
                  <w:ind w:left="389" w:hanging="356"/>
                  <w:rPr>
                    <w:sz w:val="20"/>
                    <w:szCs w:val="20"/>
                  </w:rPr>
                </w:pPr>
                <w:r w:rsidDel="00000000" w:rsidR="00000000" w:rsidRPr="00000000">
                  <w:rPr>
                    <w:sz w:val="24"/>
                    <w:szCs w:val="24"/>
                    <w:rtl w:val="0"/>
                  </w:rPr>
                  <w:t xml:space="preserve">Policy/Strategy/Framework Development</w:t>
                </w:r>
                <w:r w:rsidDel="00000000" w:rsidR="00000000" w:rsidRPr="00000000">
                  <w:rPr>
                    <w:rtl w:val="0"/>
                  </w:rPr>
                </w:r>
              </w:p>
              <w:p w:rsidR="00000000" w:rsidDel="00000000" w:rsidP="00000000" w:rsidRDefault="00000000" w:rsidRPr="00000000" w14:paraId="0000030E">
                <w:pPr>
                  <w:numPr>
                    <w:ilvl w:val="0"/>
                    <w:numId w:val="42"/>
                  </w:numPr>
                  <w:tabs>
                    <w:tab w:val="left" w:leader="none" w:pos="389"/>
                  </w:tabs>
                  <w:ind w:left="389" w:hanging="356"/>
                  <w:rPr>
                    <w:sz w:val="20"/>
                    <w:szCs w:val="20"/>
                  </w:rPr>
                </w:pPr>
                <w:r w:rsidDel="00000000" w:rsidR="00000000" w:rsidRPr="00000000">
                  <w:rPr>
                    <w:sz w:val="24"/>
                    <w:szCs w:val="24"/>
                    <w:rtl w:val="0"/>
                  </w:rPr>
                  <w:t xml:space="preserve">Research &amp; Knowledge Generation</w:t>
                </w:r>
                <w:r w:rsidDel="00000000" w:rsidR="00000000" w:rsidRPr="00000000">
                  <w:rPr>
                    <w:rtl w:val="0"/>
                  </w:rPr>
                </w:r>
              </w:p>
              <w:p w:rsidR="00000000" w:rsidDel="00000000" w:rsidP="00000000" w:rsidRDefault="00000000" w:rsidRPr="00000000" w14:paraId="0000030F">
                <w:pPr>
                  <w:numPr>
                    <w:ilvl w:val="0"/>
                    <w:numId w:val="42"/>
                  </w:numPr>
                  <w:tabs>
                    <w:tab w:val="left" w:leader="none" w:pos="389"/>
                  </w:tabs>
                  <w:spacing w:line="255" w:lineRule="auto"/>
                  <w:ind w:left="389" w:hanging="356"/>
                  <w:rPr>
                    <w:sz w:val="20"/>
                    <w:szCs w:val="20"/>
                  </w:rPr>
                </w:pPr>
                <w:r w:rsidDel="00000000" w:rsidR="00000000" w:rsidRPr="00000000">
                  <w:rPr>
                    <w:sz w:val="24"/>
                    <w:szCs w:val="24"/>
                    <w:rtl w:val="0"/>
                  </w:rPr>
                  <w:t xml:space="preserve">Workshops/Training Session</w:t>
                </w:r>
                <w:r w:rsidDel="00000000" w:rsidR="00000000" w:rsidRPr="00000000">
                  <w:rPr>
                    <w:rtl w:val="0"/>
                  </w:rPr>
                </w:r>
              </w:p>
            </w:tc>
          </w:tr>
        </w:tbl>
      </w:sdtContent>
    </w:sdt>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b w:val="1"/>
          <w:bCs w:val="1"/>
          <w:sz w:val="20"/>
          <w:szCs w:val="20"/>
        </w:rPr>
      </w:pPr>
      <w:r w:rsidDel="00000000" w:rsidR="00000000" w:rsidRPr="00000000">
        <w:rPr>
          <w:rtl w:val="0"/>
        </w:rPr>
      </w:r>
    </w:p>
    <w:sdt>
      <w:sdtPr>
        <w:lock w:val="contentLocked"/>
        <w:id w:val="943037586"/>
        <w:tag w:val="goog_rdk_156"/>
      </w:sdtPr>
      <w:sdtContent>
        <w:tbl>
          <w:tblPr>
            <w:tblStyle w:val="Table80"/>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103" w:hRule="atLeast"/>
              <w:tblHeader w:val="0"/>
            </w:trPr>
            <w:tc>
              <w:tcPr/>
              <w:p w:rsidR="00000000" w:rsidDel="00000000" w:rsidP="00000000" w:rsidRDefault="00000000" w:rsidRPr="00000000" w14:paraId="00000311">
                <w:pPr>
                  <w:ind w:left="107" w:right="222" w:firstLine="0"/>
                  <w:rPr/>
                </w:pPr>
                <w:r w:rsidDel="00000000" w:rsidR="00000000" w:rsidRPr="00000000">
                  <w:rPr>
                    <w:rtl w:val="0"/>
                  </w:rPr>
                  <w:t xml:space="preserve">Brief Description (What, Who, When) (50 words next)</w:t>
                </w:r>
              </w:p>
              <w:p w:rsidR="00000000" w:rsidDel="00000000" w:rsidP="00000000" w:rsidRDefault="00000000" w:rsidRPr="00000000" w14:paraId="00000312">
                <w:pPr>
                  <w:ind w:left="107" w:right="222" w:firstLine="0"/>
                  <w:rPr/>
                </w:pPr>
                <w:r w:rsidDel="00000000" w:rsidR="00000000" w:rsidRPr="00000000">
                  <w:rPr>
                    <w:rtl w:val="0"/>
                  </w:rPr>
                </w:r>
              </w:p>
              <w:p w:rsidR="00000000" w:rsidDel="00000000" w:rsidP="00000000" w:rsidRDefault="00000000" w:rsidRPr="00000000" w14:paraId="00000313">
                <w:pPr>
                  <w:ind w:left="107" w:firstLine="0"/>
                  <w:rPr/>
                </w:pPr>
                <w:r w:rsidDel="00000000" w:rsidR="00000000" w:rsidRPr="00000000">
                  <w:rPr>
                    <w:rtl w:val="0"/>
                  </w:rPr>
                  <w:t xml:space="preserve">Online co-design sessions between OU/IET and Ifes/Cefor teams to collaboratively develop a joint framework and strategic roadmap for future online and TNE collaboration, drawing on outputs from Activities 1–3. Co-led by both institutions. October 2027–April 2028.</w:t>
                </w:r>
              </w:p>
              <w:p w:rsidR="00000000" w:rsidDel="00000000" w:rsidP="00000000" w:rsidRDefault="00000000" w:rsidRPr="00000000" w14:paraId="00000314">
                <w:pPr>
                  <w:ind w:left="107" w:right="222" w:firstLine="0"/>
                  <w:rPr/>
                </w:pPr>
                <w:r w:rsidDel="00000000" w:rsidR="00000000" w:rsidRPr="00000000">
                  <w:rPr>
                    <w:rtl w:val="0"/>
                  </w:rPr>
                </w:r>
              </w:p>
              <w:p w:rsidR="00000000" w:rsidDel="00000000" w:rsidP="00000000" w:rsidRDefault="00000000" w:rsidRPr="00000000" w14:paraId="00000315">
                <w:pPr>
                  <w:ind w:left="107" w:right="222" w:firstLine="0"/>
                  <w:rPr/>
                </w:pPr>
                <w:r w:rsidDel="00000000" w:rsidR="00000000" w:rsidRPr="00000000">
                  <w:rPr>
                    <w:rtl w:val="0"/>
                  </w:rPr>
                </w:r>
              </w:p>
            </w:tc>
            <w:tc>
              <w:tcPr>
                <w:shd w:fill="f4f4f4" w:val="clear"/>
              </w:tcPr>
              <w:p w:rsidR="00000000" w:rsidDel="00000000" w:rsidP="00000000" w:rsidRDefault="00000000" w:rsidRPr="00000000" w14:paraId="00000316">
                <w:pPr>
                  <w:ind w:left="105" w:right="219" w:firstLine="0"/>
                  <w:rPr>
                    <w:i w:val="1"/>
                    <w:iCs w:val="1"/>
                  </w:rPr>
                </w:pPr>
                <w:r w:rsidDel="00000000" w:rsidR="00000000" w:rsidRPr="00000000">
                  <w:rPr>
                    <w:i w:val="1"/>
                    <w:iCs w:val="1"/>
                    <w:rtl w:val="0"/>
                  </w:rPr>
                  <w:t xml:space="preserve">Summarise what the activity involves, who is responsible, and when it will take place. Keep it concise. Good examples:</w:t>
                </w:r>
              </w:p>
              <w:p w:rsidR="00000000" w:rsidDel="00000000" w:rsidP="00000000" w:rsidRDefault="00000000" w:rsidRPr="00000000" w14:paraId="00000317">
                <w:pPr>
                  <w:numPr>
                    <w:ilvl w:val="0"/>
                    <w:numId w:val="41"/>
                  </w:numPr>
                  <w:tabs>
                    <w:tab w:val="left" w:leader="none" w:pos="465"/>
                  </w:tabs>
                  <w:spacing w:before="119" w:lineRule="auto"/>
                  <w:ind w:left="465" w:right="821" w:hanging="360"/>
                  <w:rPr>
                    <w:rFonts w:ascii="Arial" w:cs="Arial" w:eastAsia="Arial" w:hAnsi="Arial"/>
                    <w:i w:val="1"/>
                    <w:iCs w:val="1"/>
                  </w:rPr>
                </w:pPr>
                <w:r w:rsidDel="00000000" w:rsidR="00000000" w:rsidRPr="00000000">
                  <w:rPr>
                    <w:i w:val="1"/>
                    <w:iCs w:val="1"/>
                    <w:rtl w:val="0"/>
                  </w:rPr>
                  <w:t xml:space="preserve">A series of webinars hosted by UK and Indonesian partners (July 202X)</w:t>
                </w:r>
              </w:p>
              <w:p w:rsidR="00000000" w:rsidDel="00000000" w:rsidP="00000000" w:rsidRDefault="00000000" w:rsidRPr="00000000" w14:paraId="00000318">
                <w:pPr>
                  <w:numPr>
                    <w:ilvl w:val="0"/>
                    <w:numId w:val="41"/>
                  </w:numPr>
                  <w:tabs>
                    <w:tab w:val="left" w:leader="none" w:pos="465"/>
                  </w:tabs>
                  <w:ind w:left="465" w:right="260" w:hanging="360"/>
                  <w:rPr>
                    <w:rFonts w:ascii="Arial" w:cs="Arial" w:eastAsia="Arial" w:hAnsi="Arial"/>
                    <w:i w:val="1"/>
                    <w:iCs w:val="1"/>
                  </w:rPr>
                </w:pPr>
                <w:r w:rsidDel="00000000" w:rsidR="00000000" w:rsidRPr="00000000">
                  <w:rPr>
                    <w:i w:val="1"/>
                    <w:iCs w:val="1"/>
                    <w:rtl w:val="0"/>
                  </w:rPr>
                  <w:t xml:space="preserve">3-day visit by to Vietnamese institution to co-plan curriculum activities (Spring 202X)</w:t>
                </w:r>
              </w:p>
              <w:p w:rsidR="00000000" w:rsidDel="00000000" w:rsidP="00000000" w:rsidRDefault="00000000" w:rsidRPr="00000000" w14:paraId="00000319">
                <w:pPr>
                  <w:numPr>
                    <w:ilvl w:val="0"/>
                    <w:numId w:val="41"/>
                  </w:numPr>
                  <w:tabs>
                    <w:tab w:val="left" w:leader="none" w:pos="465"/>
                  </w:tabs>
                  <w:spacing w:before="1" w:lineRule="auto"/>
                  <w:ind w:left="465" w:right="518" w:hanging="360"/>
                  <w:rPr>
                    <w:rFonts w:ascii="Arial" w:cs="Arial" w:eastAsia="Arial" w:hAnsi="Arial"/>
                    <w:i w:val="1"/>
                    <w:iCs w:val="1"/>
                  </w:rPr>
                </w:pPr>
                <w:r w:rsidDel="00000000" w:rsidR="00000000" w:rsidRPr="00000000">
                  <w:rPr>
                    <w:i w:val="1"/>
                    <w:iCs w:val="1"/>
                    <w:rtl w:val="0"/>
                  </w:rPr>
                  <w:t xml:space="preserve">Co-designed module taught in two partner universities (Jan–Feb 202X)</w:t>
                </w:r>
              </w:p>
              <w:p w:rsidR="00000000" w:rsidDel="00000000" w:rsidP="00000000" w:rsidRDefault="00000000" w:rsidRPr="00000000" w14:paraId="0000031A">
                <w:pPr>
                  <w:numPr>
                    <w:ilvl w:val="0"/>
                    <w:numId w:val="41"/>
                  </w:numPr>
                  <w:tabs>
                    <w:tab w:val="left" w:leader="none" w:pos="465"/>
                  </w:tabs>
                  <w:ind w:left="465" w:right="503" w:hanging="360"/>
                  <w:rPr>
                    <w:rFonts w:ascii="Arial" w:cs="Arial" w:eastAsia="Arial" w:hAnsi="Arial"/>
                    <w:i w:val="1"/>
                    <w:iCs w:val="1"/>
                  </w:rPr>
                </w:pPr>
                <w:r w:rsidDel="00000000" w:rsidR="00000000" w:rsidRPr="00000000">
                  <w:rPr>
                    <w:i w:val="1"/>
                    <w:iCs w:val="1"/>
                    <w:rtl w:val="0"/>
                  </w:rPr>
                  <w:t xml:space="preserve">Online training for admin staff on graduate destination data tools (Sept 202X)</w:t>
                </w:r>
              </w:p>
            </w:tc>
          </w:tr>
        </w:tbl>
      </w:sdtContent>
    </w:sdt>
    <w:p w:rsidR="00000000" w:rsidDel="00000000" w:rsidP="00000000" w:rsidRDefault="00000000" w:rsidRPr="00000000" w14:paraId="0000031B">
      <w:pPr>
        <w:spacing w:before="15" w:lineRule="auto"/>
        <w:rPr>
          <w:b w:val="1"/>
          <w:bCs w:val="1"/>
          <w:sz w:val="20"/>
          <w:szCs w:val="20"/>
        </w:rPr>
      </w:pPr>
      <w:r w:rsidDel="00000000" w:rsidR="00000000" w:rsidRPr="00000000">
        <w:rPr>
          <w:rtl w:val="0"/>
        </w:rPr>
      </w:r>
    </w:p>
    <w:sdt>
      <w:sdtPr>
        <w:lock w:val="contentLocked"/>
        <w:id w:val="-1902606257"/>
        <w:tag w:val="goog_rdk_157"/>
      </w:sdtPr>
      <w:sdtContent>
        <w:tbl>
          <w:tblPr>
            <w:tblStyle w:val="Table81"/>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596" w:hRule="atLeast"/>
              <w:tblHeader w:val="0"/>
            </w:trPr>
            <w:tc>
              <w:tcPr/>
              <w:p w:rsidR="00000000" w:rsidDel="00000000" w:rsidP="00000000" w:rsidRDefault="00000000" w:rsidRPr="00000000" w14:paraId="0000031C">
                <w:pPr>
                  <w:ind w:left="107" w:right="106" w:firstLine="0"/>
                  <w:rPr/>
                </w:pPr>
                <w:r w:rsidDel="00000000" w:rsidR="00000000" w:rsidRPr="00000000">
                  <w:rPr>
                    <w:rtl w:val="0"/>
                  </w:rPr>
                  <w:t xml:space="preserve">What will this Activity deliver? (</w:t>
                </w:r>
                <w:r w:rsidDel="00000000" w:rsidR="00000000" w:rsidRPr="00000000">
                  <w:rPr>
                    <w:b w:val="1"/>
                    <w:bCs w:val="1"/>
                    <w:rtl w:val="0"/>
                  </w:rPr>
                  <w:t xml:space="preserve">Tangible Output</w:t>
                </w:r>
                <w:r w:rsidDel="00000000" w:rsidR="00000000" w:rsidRPr="00000000">
                  <w:rPr>
                    <w:rtl w:val="0"/>
                  </w:rPr>
                  <w:t xml:space="preserve">) (50 words max)</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ind w:left="107" w:firstLine="0"/>
                  <w:rPr/>
                </w:pPr>
                <w:r w:rsidDel="00000000" w:rsidR="00000000" w:rsidRPr="00000000">
                  <w:rPr>
                    <w:rtl w:val="0"/>
                  </w:rPr>
                  <w:t xml:space="preserve">Joint OU–Ifes framework for expanding access to regionally specialised expertise through distance learning; strategic roadmap identifying future online and TNE collaboration opportunities. Both published as open-access documents.</w:t>
                </w:r>
              </w:p>
              <w:p w:rsidR="00000000" w:rsidDel="00000000" w:rsidP="00000000" w:rsidRDefault="00000000" w:rsidRPr="00000000" w14:paraId="0000031F">
                <w:pPr>
                  <w:rPr/>
                </w:pPr>
                <w:r w:rsidDel="00000000" w:rsidR="00000000" w:rsidRPr="00000000">
                  <w:rPr>
                    <w:rtl w:val="0"/>
                  </w:rPr>
                </w:r>
              </w:p>
            </w:tc>
            <w:tc>
              <w:tcPr>
                <w:shd w:fill="f4f4f4" w:val="clear"/>
              </w:tcPr>
              <w:p w:rsidR="00000000" w:rsidDel="00000000" w:rsidP="00000000" w:rsidRDefault="00000000" w:rsidRPr="00000000" w14:paraId="00000320">
                <w:pPr>
                  <w:ind w:left="105" w:firstLine="0"/>
                  <w:rPr>
                    <w:i w:val="1"/>
                    <w:iCs w:val="1"/>
                  </w:rPr>
                </w:pPr>
                <w:r w:rsidDel="00000000" w:rsidR="00000000" w:rsidRPr="00000000">
                  <w:rPr>
                    <w:i w:val="1"/>
                    <w:iCs w:val="1"/>
                    <w:rtl w:val="0"/>
                  </w:rPr>
                  <w:t xml:space="preserve">State the immediate result — such as a workshop delivered, a paper submitted, or a tool created.</w:t>
                </w:r>
              </w:p>
              <w:p w:rsidR="00000000" w:rsidDel="00000000" w:rsidP="00000000" w:rsidRDefault="00000000" w:rsidRPr="00000000" w14:paraId="00000321">
                <w:pPr>
                  <w:ind w:left="105" w:right="219" w:firstLine="0"/>
                  <w:rPr>
                    <w:i w:val="1"/>
                    <w:iCs w:val="1"/>
                  </w:rPr>
                </w:pPr>
                <w:r w:rsidDel="00000000" w:rsidR="00000000" w:rsidRPr="00000000">
                  <w:rPr>
                    <w:i w:val="1"/>
                    <w:iCs w:val="1"/>
                    <w:rtl w:val="0"/>
                  </w:rPr>
                  <w:t xml:space="preserve">This should be a concrete deliverable. Good examples:</w:t>
                </w:r>
              </w:p>
              <w:p w:rsidR="00000000" w:rsidDel="00000000" w:rsidP="00000000" w:rsidRDefault="00000000" w:rsidRPr="00000000" w14:paraId="00000322">
                <w:pPr>
                  <w:numPr>
                    <w:ilvl w:val="0"/>
                    <w:numId w:val="40"/>
                  </w:numPr>
                  <w:tabs>
                    <w:tab w:val="left" w:leader="none" w:pos="465"/>
                  </w:tabs>
                  <w:spacing w:before="121" w:line="252.00000000000003" w:lineRule="auto"/>
                  <w:ind w:left="465" w:hanging="360"/>
                  <w:rPr>
                    <w:rFonts w:ascii="Arial" w:cs="Arial" w:eastAsia="Arial" w:hAnsi="Arial"/>
                    <w:i w:val="1"/>
                    <w:iCs w:val="1"/>
                  </w:rPr>
                </w:pPr>
                <w:r w:rsidDel="00000000" w:rsidR="00000000" w:rsidRPr="00000000">
                  <w:rPr>
                    <w:i w:val="1"/>
                    <w:iCs w:val="1"/>
                    <w:rtl w:val="0"/>
                  </w:rPr>
                  <w:t xml:space="preserve">Webinars delivered with Q&amp;A and recording</w:t>
                </w:r>
              </w:p>
              <w:p w:rsidR="00000000" w:rsidDel="00000000" w:rsidP="00000000" w:rsidRDefault="00000000" w:rsidRPr="00000000" w14:paraId="00000323">
                <w:pPr>
                  <w:numPr>
                    <w:ilvl w:val="0"/>
                    <w:numId w:val="40"/>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Meeting notes and joint activity plan</w:t>
                </w:r>
              </w:p>
              <w:p w:rsidR="00000000" w:rsidDel="00000000" w:rsidP="00000000" w:rsidRDefault="00000000" w:rsidRPr="00000000" w14:paraId="00000324">
                <w:pPr>
                  <w:numPr>
                    <w:ilvl w:val="0"/>
                    <w:numId w:val="40"/>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Module delivered in both contexts</w:t>
                </w:r>
              </w:p>
              <w:p w:rsidR="00000000" w:rsidDel="00000000" w:rsidP="00000000" w:rsidRDefault="00000000" w:rsidRPr="00000000" w14:paraId="00000325">
                <w:pPr>
                  <w:numPr>
                    <w:ilvl w:val="0"/>
                    <w:numId w:val="40"/>
                  </w:numPr>
                  <w:tabs>
                    <w:tab w:val="left" w:leader="none" w:pos="465"/>
                  </w:tabs>
                  <w:spacing w:before="1" w:lineRule="auto"/>
                  <w:ind w:left="465" w:hanging="360"/>
                  <w:rPr>
                    <w:rFonts w:ascii="Arial" w:cs="Arial" w:eastAsia="Arial" w:hAnsi="Arial"/>
                    <w:i w:val="1"/>
                    <w:iCs w:val="1"/>
                  </w:rPr>
                </w:pPr>
                <w:r w:rsidDel="00000000" w:rsidR="00000000" w:rsidRPr="00000000">
                  <w:rPr>
                    <w:i w:val="1"/>
                    <w:iCs w:val="1"/>
                    <w:rtl w:val="0"/>
                  </w:rPr>
                  <w:t xml:space="preserve">Shared assessment tasks</w:t>
                </w:r>
              </w:p>
              <w:p w:rsidR="00000000" w:rsidDel="00000000" w:rsidP="00000000" w:rsidRDefault="00000000" w:rsidRPr="00000000" w14:paraId="00000326">
                <w:pPr>
                  <w:numPr>
                    <w:ilvl w:val="0"/>
                    <w:numId w:val="40"/>
                  </w:numPr>
                  <w:tabs>
                    <w:tab w:val="left" w:leader="none" w:pos="465"/>
                  </w:tabs>
                  <w:spacing w:before="2" w:lineRule="auto"/>
                  <w:ind w:left="465" w:hanging="360"/>
                  <w:rPr>
                    <w:rFonts w:ascii="Arial" w:cs="Arial" w:eastAsia="Arial" w:hAnsi="Arial"/>
                    <w:i w:val="1"/>
                    <w:iCs w:val="1"/>
                  </w:rPr>
                </w:pPr>
                <w:r w:rsidDel="00000000" w:rsidR="00000000" w:rsidRPr="00000000">
                  <w:rPr>
                    <w:i w:val="1"/>
                    <w:iCs w:val="1"/>
                    <w:rtl w:val="0"/>
                  </w:rPr>
                  <w:t xml:space="preserve">Training slides + session delivery</w:t>
                </w:r>
              </w:p>
            </w:tc>
          </w:tr>
        </w:tbl>
      </w:sdtContent>
    </w:sdt>
    <w:p w:rsidR="00000000" w:rsidDel="00000000" w:rsidP="00000000" w:rsidRDefault="00000000" w:rsidRPr="00000000" w14:paraId="00000327">
      <w:pPr>
        <w:spacing w:before="57" w:lineRule="auto"/>
        <w:rPr>
          <w:b w:val="1"/>
          <w:bCs w:val="1"/>
          <w:sz w:val="20"/>
          <w:szCs w:val="20"/>
        </w:rPr>
      </w:pPr>
      <w:r w:rsidDel="00000000" w:rsidR="00000000" w:rsidRPr="00000000">
        <w:rPr>
          <w:rtl w:val="0"/>
        </w:rPr>
      </w:r>
    </w:p>
    <w:sdt>
      <w:sdtPr>
        <w:lock w:val="contentLocked"/>
        <w:id w:val="-1070689098"/>
        <w:tag w:val="goog_rdk_158"/>
      </w:sdtPr>
      <w:sdtContent>
        <w:tbl>
          <w:tblPr>
            <w:tblStyle w:val="Table82"/>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596" w:hRule="atLeast"/>
              <w:tblHeader w:val="0"/>
            </w:trPr>
            <w:tc>
              <w:tcPr/>
              <w:p w:rsidR="00000000" w:rsidDel="00000000" w:rsidP="00000000" w:rsidRDefault="00000000" w:rsidRPr="00000000" w14:paraId="00000328">
                <w:pPr>
                  <w:ind w:left="107" w:right="222" w:firstLine="0"/>
                  <w:rPr/>
                </w:pPr>
                <w:r w:rsidDel="00000000" w:rsidR="00000000" w:rsidRPr="00000000">
                  <w:rPr>
                    <w:rtl w:val="0"/>
                  </w:rPr>
                  <w:t xml:space="preserve">How Will You Know It Was Successful? (</w:t>
                </w:r>
                <w:r w:rsidDel="00000000" w:rsidR="00000000" w:rsidRPr="00000000">
                  <w:rPr>
                    <w:b w:val="1"/>
                    <w:bCs w:val="1"/>
                    <w:rtl w:val="0"/>
                  </w:rPr>
                  <w:t xml:space="preserve">Indicator</w:t>
                </w:r>
                <w:r w:rsidDel="00000000" w:rsidR="00000000" w:rsidRPr="00000000">
                  <w:rPr>
                    <w:rtl w:val="0"/>
                  </w:rPr>
                  <w:t xml:space="preserve">) (50 words max)</w:t>
                </w:r>
              </w:p>
              <w:p w:rsidR="00000000" w:rsidDel="00000000" w:rsidP="00000000" w:rsidRDefault="00000000" w:rsidRPr="00000000" w14:paraId="00000329">
                <w:pPr>
                  <w:ind w:left="107" w:right="222" w:firstLine="0"/>
                  <w:rPr/>
                </w:pPr>
                <w:r w:rsidDel="00000000" w:rsidR="00000000" w:rsidRPr="00000000">
                  <w:rPr>
                    <w:rtl w:val="0"/>
                  </w:rPr>
                </w:r>
              </w:p>
              <w:p w:rsidR="00000000" w:rsidDel="00000000" w:rsidP="00000000" w:rsidRDefault="00000000" w:rsidRPr="00000000" w14:paraId="0000032A">
                <w:pPr>
                  <w:ind w:left="107" w:firstLine="0"/>
                  <w:rPr/>
                </w:pPr>
                <w:r w:rsidDel="00000000" w:rsidR="00000000" w:rsidRPr="00000000">
                  <w:rPr>
                    <w:rtl w:val="0"/>
                  </w:rPr>
                  <w:t xml:space="preserve">Framework and roadmap completed, endorsed by leadership of both institutions and published in open-access format.</w:t>
                </w:r>
              </w:p>
              <w:p w:rsidR="00000000" w:rsidDel="00000000" w:rsidP="00000000" w:rsidRDefault="00000000" w:rsidRPr="00000000" w14:paraId="0000032B">
                <w:pPr>
                  <w:ind w:left="107" w:right="222" w:firstLine="0"/>
                  <w:rPr/>
                </w:pPr>
                <w:r w:rsidDel="00000000" w:rsidR="00000000" w:rsidRPr="00000000">
                  <w:rPr>
                    <w:rtl w:val="0"/>
                  </w:rPr>
                </w:r>
              </w:p>
            </w:tc>
            <w:tc>
              <w:tcPr>
                <w:shd w:fill="f4f4f4" w:val="clear"/>
              </w:tcPr>
              <w:p w:rsidR="00000000" w:rsidDel="00000000" w:rsidP="00000000" w:rsidRDefault="00000000" w:rsidRPr="00000000" w14:paraId="0000032C">
                <w:pPr>
                  <w:ind w:left="105" w:firstLine="0"/>
                  <w:rPr>
                    <w:i w:val="1"/>
                    <w:iCs w:val="1"/>
                  </w:rPr>
                </w:pPr>
                <w:r w:rsidDel="00000000" w:rsidR="00000000" w:rsidRPr="00000000">
                  <w:rPr>
                    <w:i w:val="1"/>
                    <w:iCs w:val="1"/>
                    <w:rtl w:val="0"/>
                  </w:rPr>
                  <w:t xml:space="preserve">Describe what success looks like for this activity</w:t>
                </w:r>
              </w:p>
              <w:p w:rsidR="00000000" w:rsidDel="00000000" w:rsidP="00000000" w:rsidRDefault="00000000" w:rsidRPr="00000000" w14:paraId="0000032D">
                <w:pPr>
                  <w:spacing w:before="1" w:lineRule="auto"/>
                  <w:ind w:left="105" w:firstLine="0"/>
                  <w:rPr>
                    <w:i w:val="1"/>
                    <w:iCs w:val="1"/>
                  </w:rPr>
                </w:pPr>
                <w:r w:rsidDel="00000000" w:rsidR="00000000" w:rsidRPr="00000000">
                  <w:rPr>
                    <w:i w:val="1"/>
                    <w:iCs w:val="1"/>
                    <w:rtl w:val="0"/>
                  </w:rPr>
                  <w:t xml:space="preserve">— e.g. number of participants, satisfaction level, agreement reached, engagement achieved. Good examples:</w:t>
                </w:r>
              </w:p>
              <w:p w:rsidR="00000000" w:rsidDel="00000000" w:rsidP="00000000" w:rsidRDefault="00000000" w:rsidRPr="00000000" w14:paraId="0000032E">
                <w:pPr>
                  <w:numPr>
                    <w:ilvl w:val="0"/>
                    <w:numId w:val="39"/>
                  </w:numPr>
                  <w:tabs>
                    <w:tab w:val="left" w:leader="none" w:pos="465"/>
                  </w:tabs>
                  <w:spacing w:before="119" w:line="252.00000000000003" w:lineRule="auto"/>
                  <w:ind w:left="465" w:hanging="360"/>
                  <w:rPr>
                    <w:rFonts w:ascii="Arial" w:cs="Arial" w:eastAsia="Arial" w:hAnsi="Arial"/>
                    <w:i w:val="1"/>
                    <w:iCs w:val="1"/>
                  </w:rPr>
                </w:pPr>
                <w:r w:rsidDel="00000000" w:rsidR="00000000" w:rsidRPr="00000000">
                  <w:rPr>
                    <w:i w:val="1"/>
                    <w:iCs w:val="1"/>
                    <w:rtl w:val="0"/>
                  </w:rPr>
                  <w:t xml:space="preserve">At least 80 attendees</w:t>
                </w:r>
              </w:p>
              <w:p w:rsidR="00000000" w:rsidDel="00000000" w:rsidP="00000000" w:rsidRDefault="00000000" w:rsidRPr="00000000" w14:paraId="0000032F">
                <w:pPr>
                  <w:numPr>
                    <w:ilvl w:val="0"/>
                    <w:numId w:val="39"/>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75% say it was useful</w:t>
                </w:r>
              </w:p>
              <w:p w:rsidR="00000000" w:rsidDel="00000000" w:rsidP="00000000" w:rsidRDefault="00000000" w:rsidRPr="00000000" w14:paraId="00000330">
                <w:pPr>
                  <w:numPr>
                    <w:ilvl w:val="0"/>
                    <w:numId w:val="39"/>
                  </w:numPr>
                  <w:tabs>
                    <w:tab w:val="left" w:leader="none" w:pos="465"/>
                  </w:tabs>
                  <w:spacing w:before="2" w:line="252.00000000000003" w:lineRule="auto"/>
                  <w:ind w:left="465" w:hanging="360"/>
                  <w:rPr>
                    <w:rFonts w:ascii="Arial" w:cs="Arial" w:eastAsia="Arial" w:hAnsi="Arial"/>
                    <w:i w:val="1"/>
                    <w:iCs w:val="1"/>
                  </w:rPr>
                </w:pPr>
                <w:r w:rsidDel="00000000" w:rsidR="00000000" w:rsidRPr="00000000">
                  <w:rPr>
                    <w:i w:val="1"/>
                    <w:iCs w:val="1"/>
                    <w:rtl w:val="0"/>
                  </w:rPr>
                  <w:t xml:space="preserve">Partner agrees on 2–3 collaborative activities</w:t>
                </w:r>
              </w:p>
              <w:p w:rsidR="00000000" w:rsidDel="00000000" w:rsidP="00000000" w:rsidRDefault="00000000" w:rsidRPr="00000000" w14:paraId="00000331">
                <w:pPr>
                  <w:numPr>
                    <w:ilvl w:val="0"/>
                    <w:numId w:val="39"/>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40+ students complete the pilot</w:t>
                </w:r>
              </w:p>
              <w:p w:rsidR="00000000" w:rsidDel="00000000" w:rsidP="00000000" w:rsidRDefault="00000000" w:rsidRPr="00000000" w14:paraId="00000332">
                <w:pPr>
                  <w:numPr>
                    <w:ilvl w:val="0"/>
                    <w:numId w:val="39"/>
                  </w:numPr>
                  <w:tabs>
                    <w:tab w:val="left" w:leader="none" w:pos="465"/>
                  </w:tabs>
                  <w:spacing w:before="1" w:lineRule="auto"/>
                  <w:ind w:left="465" w:hanging="360"/>
                  <w:rPr>
                    <w:rFonts w:ascii="Arial" w:cs="Arial" w:eastAsia="Arial" w:hAnsi="Arial"/>
                    <w:i w:val="1"/>
                    <w:iCs w:val="1"/>
                  </w:rPr>
                </w:pPr>
                <w:r w:rsidDel="00000000" w:rsidR="00000000" w:rsidRPr="00000000">
                  <w:rPr>
                    <w:i w:val="1"/>
                    <w:iCs w:val="1"/>
                    <w:rtl w:val="0"/>
                  </w:rPr>
                  <w:t xml:space="preserve">10 staff complete training</w:t>
                </w:r>
              </w:p>
            </w:tc>
          </w:tr>
        </w:tbl>
      </w:sdtContent>
    </w:sdt>
    <w:p w:rsidR="00000000" w:rsidDel="00000000" w:rsidP="00000000" w:rsidRDefault="00000000" w:rsidRPr="00000000" w14:paraId="00000333">
      <w:pPr>
        <w:spacing w:before="57" w:lineRule="auto"/>
        <w:rPr>
          <w:b w:val="1"/>
          <w:bCs w:val="1"/>
          <w:sz w:val="20"/>
          <w:szCs w:val="20"/>
        </w:rPr>
      </w:pPr>
      <w:r w:rsidDel="00000000" w:rsidR="00000000" w:rsidRPr="00000000">
        <w:rPr>
          <w:rtl w:val="0"/>
        </w:rPr>
      </w:r>
    </w:p>
    <w:sdt>
      <w:sdtPr>
        <w:lock w:val="contentLocked"/>
        <w:id w:val="1869672002"/>
        <w:tag w:val="goog_rdk_159"/>
      </w:sdtPr>
      <w:sdtContent>
        <w:tbl>
          <w:tblPr>
            <w:tblStyle w:val="Table83"/>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848" w:hRule="atLeast"/>
              <w:tblHeader w:val="0"/>
            </w:trPr>
            <w:tc>
              <w:tcPr/>
              <w:p w:rsidR="00000000" w:rsidDel="00000000" w:rsidP="00000000" w:rsidRDefault="00000000" w:rsidRPr="00000000" w14:paraId="00000334">
                <w:pPr>
                  <w:ind w:left="107" w:right="222" w:firstLine="0"/>
                  <w:rPr/>
                </w:pPr>
                <w:r w:rsidDel="00000000" w:rsidR="00000000" w:rsidRPr="00000000">
                  <w:rPr>
                    <w:rtl w:val="0"/>
                  </w:rPr>
                  <w:t xml:space="preserve">How Will You Verify This? (</w:t>
                </w:r>
                <w:r w:rsidDel="00000000" w:rsidR="00000000" w:rsidRPr="00000000">
                  <w:rPr>
                    <w:b w:val="1"/>
                    <w:bCs w:val="1"/>
                    <w:rtl w:val="0"/>
                  </w:rPr>
                  <w:t xml:space="preserve">Means of Verification</w:t>
                </w:r>
                <w:r w:rsidDel="00000000" w:rsidR="00000000" w:rsidRPr="00000000">
                  <w:rPr>
                    <w:rtl w:val="0"/>
                  </w:rPr>
                  <w:t xml:space="preserve">) (50 words max)</w:t>
                </w:r>
              </w:p>
              <w:p w:rsidR="00000000" w:rsidDel="00000000" w:rsidP="00000000" w:rsidRDefault="00000000" w:rsidRPr="00000000" w14:paraId="00000335">
                <w:pPr>
                  <w:ind w:left="107" w:right="222" w:firstLine="0"/>
                  <w:rPr/>
                </w:pPr>
                <w:r w:rsidDel="00000000" w:rsidR="00000000" w:rsidRPr="00000000">
                  <w:rPr>
                    <w:rtl w:val="0"/>
                  </w:rPr>
                </w:r>
              </w:p>
              <w:p w:rsidR="00000000" w:rsidDel="00000000" w:rsidP="00000000" w:rsidRDefault="00000000" w:rsidRPr="00000000" w14:paraId="00000336">
                <w:pPr>
                  <w:ind w:left="107" w:firstLine="0"/>
                  <w:rPr/>
                </w:pPr>
                <w:r w:rsidDel="00000000" w:rsidR="00000000" w:rsidRPr="00000000">
                  <w:rPr>
                    <w:rtl w:val="0"/>
                  </w:rPr>
                  <w:t xml:space="preserve">Final published open-access documents with joint authorship; institutional endorsement correspondence; evidence of sharing with senior leadership of both institutions.</w:t>
                </w:r>
              </w:p>
              <w:p w:rsidR="00000000" w:rsidDel="00000000" w:rsidP="00000000" w:rsidRDefault="00000000" w:rsidRPr="00000000" w14:paraId="00000337">
                <w:pPr>
                  <w:ind w:left="107" w:right="222" w:firstLine="0"/>
                  <w:rPr/>
                </w:pPr>
                <w:r w:rsidDel="00000000" w:rsidR="00000000" w:rsidRPr="00000000">
                  <w:rPr>
                    <w:rtl w:val="0"/>
                  </w:rPr>
                </w:r>
              </w:p>
            </w:tc>
            <w:tc>
              <w:tcPr>
                <w:shd w:fill="f4f4f4" w:val="clear"/>
              </w:tcPr>
              <w:p w:rsidR="00000000" w:rsidDel="00000000" w:rsidP="00000000" w:rsidRDefault="00000000" w:rsidRPr="00000000" w14:paraId="00000338">
                <w:pPr>
                  <w:ind w:left="105" w:right="219" w:firstLine="0"/>
                  <w:rPr>
                    <w:i w:val="1"/>
                    <w:iCs w:val="1"/>
                  </w:rPr>
                </w:pPr>
                <w:r w:rsidDel="00000000" w:rsidR="00000000" w:rsidRPr="00000000">
                  <w:rPr>
                    <w:i w:val="1"/>
                    <w:iCs w:val="1"/>
                    <w:rtl w:val="0"/>
                  </w:rPr>
                  <w:t xml:space="preserve">Say how you will collect evidence. Good examples:</w:t>
                </w:r>
              </w:p>
              <w:p w:rsidR="00000000" w:rsidDel="00000000" w:rsidP="00000000" w:rsidRDefault="00000000" w:rsidRPr="00000000" w14:paraId="00000339">
                <w:pPr>
                  <w:numPr>
                    <w:ilvl w:val="0"/>
                    <w:numId w:val="38"/>
                  </w:numPr>
                  <w:tabs>
                    <w:tab w:val="left" w:leader="none" w:pos="465"/>
                  </w:tabs>
                  <w:spacing w:before="120" w:line="252.00000000000003" w:lineRule="auto"/>
                  <w:ind w:left="465" w:hanging="360"/>
                  <w:rPr>
                    <w:rFonts w:ascii="Arial" w:cs="Arial" w:eastAsia="Arial" w:hAnsi="Arial"/>
                    <w:i w:val="1"/>
                    <w:iCs w:val="1"/>
                  </w:rPr>
                </w:pPr>
                <w:r w:rsidDel="00000000" w:rsidR="00000000" w:rsidRPr="00000000">
                  <w:rPr>
                    <w:i w:val="1"/>
                    <w:iCs w:val="1"/>
                    <w:rtl w:val="0"/>
                  </w:rPr>
                  <w:t xml:space="preserve">Attendance log</w:t>
                </w:r>
              </w:p>
              <w:p w:rsidR="00000000" w:rsidDel="00000000" w:rsidP="00000000" w:rsidRDefault="00000000" w:rsidRPr="00000000" w14:paraId="0000033A">
                <w:pPr>
                  <w:numPr>
                    <w:ilvl w:val="0"/>
                    <w:numId w:val="38"/>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Post-event survey</w:t>
                </w:r>
              </w:p>
              <w:p w:rsidR="00000000" w:rsidDel="00000000" w:rsidP="00000000" w:rsidRDefault="00000000" w:rsidRPr="00000000" w14:paraId="0000033B">
                <w:pPr>
                  <w:numPr>
                    <w:ilvl w:val="0"/>
                    <w:numId w:val="38"/>
                  </w:numPr>
                  <w:tabs>
                    <w:tab w:val="left" w:leader="none" w:pos="465"/>
                  </w:tabs>
                  <w:spacing w:before="1" w:line="252.00000000000003" w:lineRule="auto"/>
                  <w:ind w:left="465" w:hanging="360"/>
                  <w:rPr>
                    <w:rFonts w:ascii="Arial" w:cs="Arial" w:eastAsia="Arial" w:hAnsi="Arial"/>
                    <w:i w:val="1"/>
                    <w:iCs w:val="1"/>
                  </w:rPr>
                </w:pPr>
                <w:r w:rsidDel="00000000" w:rsidR="00000000" w:rsidRPr="00000000">
                  <w:rPr>
                    <w:i w:val="1"/>
                    <w:iCs w:val="1"/>
                    <w:rtl w:val="0"/>
                  </w:rPr>
                  <w:t xml:space="preserve">Webinar recording</w:t>
                </w:r>
              </w:p>
              <w:p w:rsidR="00000000" w:rsidDel="00000000" w:rsidP="00000000" w:rsidRDefault="00000000" w:rsidRPr="00000000" w14:paraId="0000033C">
                <w:pPr>
                  <w:numPr>
                    <w:ilvl w:val="0"/>
                    <w:numId w:val="38"/>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Signed action plan</w:t>
                </w:r>
              </w:p>
              <w:p w:rsidR="00000000" w:rsidDel="00000000" w:rsidP="00000000" w:rsidRDefault="00000000" w:rsidRPr="00000000" w14:paraId="0000033D">
                <w:pPr>
                  <w:numPr>
                    <w:ilvl w:val="0"/>
                    <w:numId w:val="38"/>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Student enrolment data</w:t>
                </w:r>
              </w:p>
              <w:p w:rsidR="00000000" w:rsidDel="00000000" w:rsidP="00000000" w:rsidRDefault="00000000" w:rsidRPr="00000000" w14:paraId="0000033E">
                <w:pPr>
                  <w:numPr>
                    <w:ilvl w:val="0"/>
                    <w:numId w:val="38"/>
                  </w:numPr>
                  <w:tabs>
                    <w:tab w:val="left" w:leader="none" w:pos="465"/>
                  </w:tabs>
                  <w:spacing w:before="2" w:line="252.00000000000003" w:lineRule="auto"/>
                  <w:ind w:left="465" w:hanging="360"/>
                  <w:rPr>
                    <w:rFonts w:ascii="Arial" w:cs="Arial" w:eastAsia="Arial" w:hAnsi="Arial"/>
                    <w:i w:val="1"/>
                    <w:iCs w:val="1"/>
                  </w:rPr>
                </w:pPr>
                <w:r w:rsidDel="00000000" w:rsidR="00000000" w:rsidRPr="00000000">
                  <w:rPr>
                    <w:i w:val="1"/>
                    <w:iCs w:val="1"/>
                    <w:rtl w:val="0"/>
                  </w:rPr>
                  <w:t xml:space="preserve">Tutor reflections</w:t>
                </w:r>
              </w:p>
              <w:p w:rsidR="00000000" w:rsidDel="00000000" w:rsidP="00000000" w:rsidRDefault="00000000" w:rsidRPr="00000000" w14:paraId="0000033F">
                <w:pPr>
                  <w:numPr>
                    <w:ilvl w:val="0"/>
                    <w:numId w:val="38"/>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Feedback form</w:t>
                </w:r>
              </w:p>
              <w:p w:rsidR="00000000" w:rsidDel="00000000" w:rsidP="00000000" w:rsidRDefault="00000000" w:rsidRPr="00000000" w14:paraId="00000340">
                <w:pPr>
                  <w:numPr>
                    <w:ilvl w:val="0"/>
                    <w:numId w:val="38"/>
                  </w:numPr>
                  <w:tabs>
                    <w:tab w:val="left" w:leader="none" w:pos="465"/>
                  </w:tabs>
                  <w:spacing w:before="4" w:lineRule="auto"/>
                  <w:ind w:left="465" w:hanging="360"/>
                  <w:rPr>
                    <w:rFonts w:ascii="Arial" w:cs="Arial" w:eastAsia="Arial" w:hAnsi="Arial"/>
                    <w:i w:val="1"/>
                    <w:iCs w:val="1"/>
                  </w:rPr>
                </w:pPr>
                <w:r w:rsidDel="00000000" w:rsidR="00000000" w:rsidRPr="00000000">
                  <w:rPr>
                    <w:i w:val="1"/>
                    <w:iCs w:val="1"/>
                    <w:rtl w:val="0"/>
                  </w:rPr>
                  <w:t xml:space="preserve">Sample outputs from tool</w:t>
                </w:r>
              </w:p>
            </w:tc>
          </w:tr>
        </w:tbl>
      </w:sdtContent>
    </w:sdt>
    <w:p w:rsidR="00000000" w:rsidDel="00000000" w:rsidP="00000000" w:rsidRDefault="00000000" w:rsidRPr="00000000" w14:paraId="00000341">
      <w:pPr>
        <w:rPr>
          <w:i w:val="1"/>
          <w:iCs w:val="1"/>
        </w:rPr>
      </w:pPr>
      <w:r w:rsidDel="00000000" w:rsidR="00000000" w:rsidRPr="00000000">
        <w:rPr>
          <w:rtl w:val="0"/>
        </w:rPr>
      </w:r>
    </w:p>
    <w:p w:rsidR="00000000" w:rsidDel="00000000" w:rsidP="00000000" w:rsidRDefault="00000000" w:rsidRPr="00000000" w14:paraId="00000342">
      <w:pPr>
        <w:rPr>
          <w:i w:val="1"/>
          <w:iCs w:val="1"/>
        </w:rPr>
      </w:pPr>
      <w:r w:rsidDel="00000000" w:rsidR="00000000" w:rsidRPr="00000000">
        <w:rPr>
          <w:rtl w:val="0"/>
        </w:rPr>
      </w:r>
    </w:p>
    <w:p w:rsidR="00000000" w:rsidDel="00000000" w:rsidP="00000000" w:rsidRDefault="00000000" w:rsidRPr="00000000" w14:paraId="00000343">
      <w:pPr>
        <w:rPr>
          <w:i w:val="1"/>
          <w:iCs w:val="1"/>
        </w:rPr>
      </w:pPr>
      <w:r w:rsidDel="00000000" w:rsidR="00000000" w:rsidRPr="00000000">
        <w:rPr>
          <w:rtl w:val="0"/>
        </w:rPr>
      </w:r>
    </w:p>
    <w:p w:rsidR="00000000" w:rsidDel="00000000" w:rsidP="00000000" w:rsidRDefault="00000000" w:rsidRPr="00000000" w14:paraId="00000344">
      <w:pPr>
        <w:spacing w:before="7" w:lineRule="auto"/>
        <w:rPr>
          <w:b w:val="1"/>
          <w:bCs w:val="1"/>
          <w:sz w:val="10"/>
          <w:szCs w:val="10"/>
        </w:rPr>
      </w:pPr>
      <w:r w:rsidDel="00000000" w:rsidR="00000000" w:rsidRPr="00000000">
        <w:rPr>
          <w:rtl w:val="0"/>
        </w:rPr>
      </w:r>
    </w:p>
    <w:sdt>
      <w:sdtPr>
        <w:lock w:val="contentLocked"/>
        <w:id w:val="-1738209264"/>
        <w:tag w:val="goog_rdk_160"/>
      </w:sdtPr>
      <w:sdtContent>
        <w:tbl>
          <w:tblPr>
            <w:tblStyle w:val="Table84"/>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5599" w:hRule="atLeast"/>
              <w:tblHeader w:val="0"/>
            </w:trPr>
            <w:tc>
              <w:tcPr/>
              <w:p w:rsidR="00000000" w:rsidDel="00000000" w:rsidP="00000000" w:rsidRDefault="00000000" w:rsidRPr="00000000" w14:paraId="00000345">
                <w:pPr>
                  <w:ind w:left="107" w:firstLine="0"/>
                  <w:rPr/>
                </w:pPr>
                <w:r w:rsidDel="00000000" w:rsidR="00000000" w:rsidRPr="00000000">
                  <w:rPr>
                    <w:rtl w:val="0"/>
                  </w:rPr>
                  <w:t xml:space="preserve">Key Activity Type</w:t>
                </w:r>
              </w:p>
              <w:p w:rsidR="00000000" w:rsidDel="00000000" w:rsidP="00000000" w:rsidRDefault="00000000" w:rsidRPr="00000000" w14:paraId="00000346">
                <w:pPr>
                  <w:ind w:left="107" w:firstLine="0"/>
                  <w:rPr/>
                </w:pPr>
                <w:r w:rsidDel="00000000" w:rsidR="00000000" w:rsidRPr="00000000">
                  <w:rPr>
                    <w:rtl w:val="0"/>
                  </w:rPr>
                </w:r>
              </w:p>
              <w:p w:rsidR="00000000" w:rsidDel="00000000" w:rsidP="00000000" w:rsidRDefault="00000000" w:rsidRPr="00000000" w14:paraId="00000347">
                <w:pPr>
                  <w:ind w:left="107" w:firstLine="0"/>
                  <w:rPr>
                    <w:b w:val="1"/>
                    <w:bCs w:val="1"/>
                  </w:rPr>
                </w:pPr>
                <w:r w:rsidDel="00000000" w:rsidR="00000000" w:rsidRPr="00000000">
                  <w:rPr>
                    <w:b w:val="1"/>
                    <w:bCs w:val="1"/>
                    <w:rtl w:val="0"/>
                  </w:rPr>
                  <w:t xml:space="preserve">ACTIVITY 5 — Dissemination</w:t>
                </w:r>
              </w:p>
              <w:p w:rsidR="00000000" w:rsidDel="00000000" w:rsidP="00000000" w:rsidRDefault="00000000" w:rsidRPr="00000000" w14:paraId="00000348">
                <w:pPr>
                  <w:ind w:left="107" w:firstLine="0"/>
                  <w:rPr>
                    <w:b w:val="1"/>
                    <w:bCs w:val="1"/>
                  </w:rPr>
                </w:pPr>
                <w:r w:rsidDel="00000000" w:rsidR="00000000" w:rsidRPr="00000000">
                  <w:rPr>
                    <w:rtl w:val="0"/>
                  </w:rPr>
                </w:r>
              </w:p>
              <w:p w:rsidR="00000000" w:rsidDel="00000000" w:rsidP="00000000" w:rsidRDefault="00000000" w:rsidRPr="00000000" w14:paraId="00000349">
                <w:pPr>
                  <w:ind w:left="107" w:firstLine="0"/>
                  <w:rPr/>
                </w:pPr>
                <w:r w:rsidDel="00000000" w:rsidR="00000000" w:rsidRPr="00000000">
                  <w:rPr>
                    <w:rtl w:val="0"/>
                  </w:rPr>
                  <w:t xml:space="preserve">Key Activity Type: Dissemination/Outreach/Engagement</w:t>
                </w:r>
              </w:p>
              <w:p w:rsidR="00000000" w:rsidDel="00000000" w:rsidP="00000000" w:rsidRDefault="00000000" w:rsidRPr="00000000" w14:paraId="0000034A">
                <w:pPr>
                  <w:ind w:left="107" w:firstLine="0"/>
                  <w:rPr>
                    <w:b w:val="1"/>
                    <w:bCs w:val="1"/>
                  </w:rPr>
                </w:pPr>
                <w:r w:rsidDel="00000000" w:rsidR="00000000" w:rsidRPr="00000000">
                  <w:rPr>
                    <w:rtl w:val="0"/>
                  </w:rPr>
                </w:r>
              </w:p>
              <w:p w:rsidR="00000000" w:rsidDel="00000000" w:rsidP="00000000" w:rsidRDefault="00000000" w:rsidRPr="00000000" w14:paraId="0000034B">
                <w:pPr>
                  <w:ind w:left="107" w:firstLine="0"/>
                  <w:rPr>
                    <w:b w:val="1"/>
                    <w:bCs w:val="1"/>
                  </w:rPr>
                </w:pPr>
                <w:r w:rsidDel="00000000" w:rsidR="00000000" w:rsidRPr="00000000">
                  <w:rPr>
                    <w:rtl w:val="0"/>
                  </w:rPr>
                </w:r>
              </w:p>
              <w:p w:rsidR="00000000" w:rsidDel="00000000" w:rsidP="00000000" w:rsidRDefault="00000000" w:rsidRPr="00000000" w14:paraId="0000034C">
                <w:pPr>
                  <w:ind w:left="107" w:firstLine="0"/>
                  <w:rPr/>
                </w:pPr>
                <w:r w:rsidDel="00000000" w:rsidR="00000000" w:rsidRPr="00000000">
                  <w:rPr>
                    <w:rtl w:val="0"/>
                  </w:rPr>
                </w:r>
              </w:p>
              <w:p w:rsidR="00000000" w:rsidDel="00000000" w:rsidP="00000000" w:rsidRDefault="00000000" w:rsidRPr="00000000" w14:paraId="0000034D">
                <w:pPr>
                  <w:ind w:left="107" w:firstLine="0"/>
                  <w:rPr/>
                </w:pPr>
                <w:r w:rsidDel="00000000" w:rsidR="00000000" w:rsidRPr="00000000">
                  <w:rPr>
                    <w:rtl w:val="0"/>
                  </w:rPr>
                </w:r>
              </w:p>
            </w:tc>
            <w:tc>
              <w:tcPr>
                <w:shd w:fill="f4f4f4" w:val="clear"/>
              </w:tcPr>
              <w:p w:rsidR="00000000" w:rsidDel="00000000" w:rsidP="00000000" w:rsidRDefault="00000000" w:rsidRPr="00000000" w14:paraId="0000034E">
                <w:pPr>
                  <w:ind w:left="105" w:right="309" w:firstLine="0"/>
                  <w:rPr>
                    <w:sz w:val="24"/>
                    <w:szCs w:val="24"/>
                  </w:rPr>
                </w:pPr>
                <w:r w:rsidDel="00000000" w:rsidR="00000000" w:rsidRPr="00000000">
                  <w:rPr>
                    <w:sz w:val="24"/>
                    <w:szCs w:val="24"/>
                    <w:rtl w:val="0"/>
                  </w:rPr>
                  <w:t xml:space="preserve">You should select the Activity Type from the drop-down list:</w:t>
                </w:r>
              </w:p>
              <w:p w:rsidR="00000000" w:rsidDel="00000000" w:rsidP="00000000" w:rsidRDefault="00000000" w:rsidRPr="00000000" w14:paraId="0000034F">
                <w:pPr>
                  <w:numPr>
                    <w:ilvl w:val="0"/>
                    <w:numId w:val="42"/>
                  </w:numPr>
                  <w:tabs>
                    <w:tab w:val="left" w:leader="none" w:pos="389"/>
                  </w:tabs>
                  <w:spacing w:before="134" w:lineRule="auto"/>
                  <w:ind w:left="389" w:right="548" w:hanging="360"/>
                </w:pPr>
                <w:r w:rsidDel="00000000" w:rsidR="00000000" w:rsidRPr="00000000">
                  <w:rPr>
                    <w:rtl w:val="0"/>
                  </w:rPr>
                  <w:t xml:space="preserve">Access Provision (workplaces, Institutions, internships etc.)</w:t>
                </w:r>
              </w:p>
              <w:p w:rsidR="00000000" w:rsidDel="00000000" w:rsidP="00000000" w:rsidRDefault="00000000" w:rsidRPr="00000000" w14:paraId="00000350">
                <w:pPr>
                  <w:numPr>
                    <w:ilvl w:val="0"/>
                    <w:numId w:val="42"/>
                  </w:numPr>
                  <w:tabs>
                    <w:tab w:val="left" w:leader="none" w:pos="389"/>
                  </w:tabs>
                  <w:spacing w:before="15" w:line="253" w:lineRule="auto"/>
                  <w:ind w:left="389" w:hanging="360"/>
                </w:pPr>
                <w:r w:rsidDel="00000000" w:rsidR="00000000" w:rsidRPr="00000000">
                  <w:rPr>
                    <w:rtl w:val="0"/>
                  </w:rPr>
                  <w:t xml:space="preserve">Capacity Building/Professional Development</w:t>
                </w:r>
              </w:p>
              <w:p w:rsidR="00000000" w:rsidDel="00000000" w:rsidP="00000000" w:rsidRDefault="00000000" w:rsidRPr="00000000" w14:paraId="00000351">
                <w:pPr>
                  <w:numPr>
                    <w:ilvl w:val="0"/>
                    <w:numId w:val="42"/>
                  </w:numPr>
                  <w:tabs>
                    <w:tab w:val="left" w:leader="none" w:pos="389"/>
                  </w:tabs>
                  <w:ind w:left="389" w:right="825" w:hanging="356"/>
                  <w:rPr>
                    <w:sz w:val="20"/>
                    <w:szCs w:val="20"/>
                  </w:rPr>
                </w:pPr>
                <w:r w:rsidDel="00000000" w:rsidR="00000000" w:rsidRPr="00000000">
                  <w:rPr>
                    <w:sz w:val="24"/>
                    <w:szCs w:val="24"/>
                    <w:rtl w:val="0"/>
                  </w:rPr>
                  <w:t xml:space="preserve">Communities of Practise/Task Team creation</w:t>
                </w:r>
                <w:r w:rsidDel="00000000" w:rsidR="00000000" w:rsidRPr="00000000">
                  <w:rPr>
                    <w:rtl w:val="0"/>
                  </w:rPr>
                </w:r>
              </w:p>
              <w:p w:rsidR="00000000" w:rsidDel="00000000" w:rsidP="00000000" w:rsidRDefault="00000000" w:rsidRPr="00000000" w14:paraId="00000352">
                <w:pPr>
                  <w:numPr>
                    <w:ilvl w:val="0"/>
                    <w:numId w:val="42"/>
                  </w:numPr>
                  <w:tabs>
                    <w:tab w:val="left" w:leader="none" w:pos="389"/>
                  </w:tabs>
                  <w:ind w:left="389" w:hanging="356"/>
                  <w:rPr>
                    <w:sz w:val="20"/>
                    <w:szCs w:val="20"/>
                  </w:rPr>
                </w:pPr>
                <w:r w:rsidDel="00000000" w:rsidR="00000000" w:rsidRPr="00000000">
                  <w:rPr>
                    <w:sz w:val="24"/>
                    <w:szCs w:val="24"/>
                    <w:rtl w:val="0"/>
                  </w:rPr>
                  <w:t xml:space="preserve">Conferences/Seminars/Webinars</w:t>
                </w:r>
                <w:r w:rsidDel="00000000" w:rsidR="00000000" w:rsidRPr="00000000">
                  <w:rPr>
                    <w:rtl w:val="0"/>
                  </w:rPr>
                </w:r>
              </w:p>
              <w:p w:rsidR="00000000" w:rsidDel="00000000" w:rsidP="00000000" w:rsidRDefault="00000000" w:rsidRPr="00000000" w14:paraId="00000353">
                <w:pPr>
                  <w:numPr>
                    <w:ilvl w:val="0"/>
                    <w:numId w:val="42"/>
                  </w:numPr>
                  <w:tabs>
                    <w:tab w:val="left" w:leader="none" w:pos="389"/>
                  </w:tabs>
                  <w:ind w:left="389" w:hanging="356"/>
                  <w:rPr>
                    <w:sz w:val="20"/>
                    <w:szCs w:val="20"/>
                  </w:rPr>
                </w:pPr>
                <w:r w:rsidDel="00000000" w:rsidR="00000000" w:rsidRPr="00000000">
                  <w:rPr>
                    <w:sz w:val="24"/>
                    <w:szCs w:val="24"/>
                    <w:rtl w:val="0"/>
                  </w:rPr>
                  <w:t xml:space="preserve">Curriculum/Module Development</w:t>
                </w:r>
                <w:r w:rsidDel="00000000" w:rsidR="00000000" w:rsidRPr="00000000">
                  <w:rPr>
                    <w:rtl w:val="0"/>
                  </w:rPr>
                </w:r>
              </w:p>
              <w:p w:rsidR="00000000" w:rsidDel="00000000" w:rsidP="00000000" w:rsidRDefault="00000000" w:rsidRPr="00000000" w14:paraId="00000354">
                <w:pPr>
                  <w:numPr>
                    <w:ilvl w:val="0"/>
                    <w:numId w:val="42"/>
                  </w:numPr>
                  <w:tabs>
                    <w:tab w:val="left" w:leader="none" w:pos="389"/>
                  </w:tabs>
                  <w:ind w:left="389" w:hanging="356"/>
                  <w:rPr>
                    <w:sz w:val="20"/>
                    <w:szCs w:val="20"/>
                  </w:rPr>
                </w:pPr>
                <w:r w:rsidDel="00000000" w:rsidR="00000000" w:rsidRPr="00000000">
                  <w:rPr>
                    <w:sz w:val="24"/>
                    <w:szCs w:val="24"/>
                    <w:rtl w:val="0"/>
                  </w:rPr>
                  <w:t xml:space="preserve">Digital Technology/Website Development</w:t>
                </w:r>
                <w:r w:rsidDel="00000000" w:rsidR="00000000" w:rsidRPr="00000000">
                  <w:rPr>
                    <w:rtl w:val="0"/>
                  </w:rPr>
                </w:r>
              </w:p>
              <w:p w:rsidR="00000000" w:rsidDel="00000000" w:rsidP="00000000" w:rsidRDefault="00000000" w:rsidRPr="00000000" w14:paraId="00000355">
                <w:pPr>
                  <w:numPr>
                    <w:ilvl w:val="0"/>
                    <w:numId w:val="42"/>
                  </w:numPr>
                  <w:tabs>
                    <w:tab w:val="left" w:leader="none" w:pos="389"/>
                  </w:tabs>
                  <w:ind w:left="389" w:hanging="356"/>
                  <w:rPr>
                    <w:sz w:val="20"/>
                    <w:szCs w:val="20"/>
                  </w:rPr>
                </w:pPr>
                <w:r w:rsidDel="00000000" w:rsidR="00000000" w:rsidRPr="00000000">
                  <w:rPr>
                    <w:sz w:val="24"/>
                    <w:szCs w:val="24"/>
                    <w:rtl w:val="0"/>
                  </w:rPr>
                  <w:t xml:space="preserve">Dissemination/Outreach/Engagement</w:t>
                </w:r>
                <w:r w:rsidDel="00000000" w:rsidR="00000000" w:rsidRPr="00000000">
                  <w:rPr>
                    <w:rtl w:val="0"/>
                  </w:rPr>
                </w:r>
              </w:p>
              <w:p w:rsidR="00000000" w:rsidDel="00000000" w:rsidP="00000000" w:rsidRDefault="00000000" w:rsidRPr="00000000" w14:paraId="00000356">
                <w:pPr>
                  <w:numPr>
                    <w:ilvl w:val="0"/>
                    <w:numId w:val="42"/>
                  </w:numPr>
                  <w:tabs>
                    <w:tab w:val="left" w:leader="none" w:pos="389"/>
                  </w:tabs>
                  <w:ind w:left="389" w:hanging="356"/>
                  <w:rPr>
                    <w:sz w:val="20"/>
                    <w:szCs w:val="20"/>
                  </w:rPr>
                </w:pPr>
                <w:r w:rsidDel="00000000" w:rsidR="00000000" w:rsidRPr="00000000">
                  <w:rPr>
                    <w:sz w:val="24"/>
                    <w:szCs w:val="24"/>
                    <w:rtl w:val="0"/>
                  </w:rPr>
                  <w:t xml:space="preserve">Exchanges/Visits/Delegations</w:t>
                </w:r>
                <w:r w:rsidDel="00000000" w:rsidR="00000000" w:rsidRPr="00000000">
                  <w:rPr>
                    <w:rtl w:val="0"/>
                  </w:rPr>
                </w:r>
              </w:p>
              <w:p w:rsidR="00000000" w:rsidDel="00000000" w:rsidP="00000000" w:rsidRDefault="00000000" w:rsidRPr="00000000" w14:paraId="00000357">
                <w:pPr>
                  <w:numPr>
                    <w:ilvl w:val="0"/>
                    <w:numId w:val="42"/>
                  </w:numPr>
                  <w:tabs>
                    <w:tab w:val="left" w:leader="none" w:pos="389"/>
                  </w:tabs>
                  <w:ind w:left="389" w:hanging="356"/>
                  <w:rPr>
                    <w:sz w:val="20"/>
                    <w:szCs w:val="20"/>
                  </w:rPr>
                </w:pPr>
                <w:r w:rsidDel="00000000" w:rsidR="00000000" w:rsidRPr="00000000">
                  <w:rPr>
                    <w:sz w:val="24"/>
                    <w:szCs w:val="24"/>
                    <w:rtl w:val="0"/>
                  </w:rPr>
                  <w:t xml:space="preserve">Funding Mobilisation &amp; Investment</w:t>
                </w:r>
                <w:r w:rsidDel="00000000" w:rsidR="00000000" w:rsidRPr="00000000">
                  <w:rPr>
                    <w:rtl w:val="0"/>
                  </w:rPr>
                </w:r>
              </w:p>
              <w:p w:rsidR="00000000" w:rsidDel="00000000" w:rsidP="00000000" w:rsidRDefault="00000000" w:rsidRPr="00000000" w14:paraId="00000358">
                <w:pPr>
                  <w:numPr>
                    <w:ilvl w:val="0"/>
                    <w:numId w:val="42"/>
                  </w:numPr>
                  <w:tabs>
                    <w:tab w:val="left" w:leader="none" w:pos="389"/>
                  </w:tabs>
                  <w:ind w:left="389" w:hanging="356"/>
                  <w:rPr>
                    <w:sz w:val="20"/>
                    <w:szCs w:val="20"/>
                  </w:rPr>
                </w:pPr>
                <w:r w:rsidDel="00000000" w:rsidR="00000000" w:rsidRPr="00000000">
                  <w:rPr>
                    <w:sz w:val="24"/>
                    <w:szCs w:val="24"/>
                    <w:rtl w:val="0"/>
                  </w:rPr>
                  <w:t xml:space="preserve">Innovation &amp; Idea Generation</w:t>
                </w:r>
                <w:r w:rsidDel="00000000" w:rsidR="00000000" w:rsidRPr="00000000">
                  <w:rPr>
                    <w:rtl w:val="0"/>
                  </w:rPr>
                </w:r>
              </w:p>
              <w:p w:rsidR="00000000" w:rsidDel="00000000" w:rsidP="00000000" w:rsidRDefault="00000000" w:rsidRPr="00000000" w14:paraId="00000359">
                <w:pPr>
                  <w:numPr>
                    <w:ilvl w:val="0"/>
                    <w:numId w:val="42"/>
                  </w:numPr>
                  <w:tabs>
                    <w:tab w:val="left" w:leader="none" w:pos="389"/>
                  </w:tabs>
                  <w:ind w:left="389" w:hanging="356"/>
                  <w:rPr>
                    <w:sz w:val="20"/>
                    <w:szCs w:val="20"/>
                  </w:rPr>
                </w:pPr>
                <w:r w:rsidDel="00000000" w:rsidR="00000000" w:rsidRPr="00000000">
                  <w:rPr>
                    <w:sz w:val="24"/>
                    <w:szCs w:val="24"/>
                    <w:rtl w:val="0"/>
                  </w:rPr>
                  <w:t xml:space="preserve">Mentoring</w:t>
                </w:r>
                <w:r w:rsidDel="00000000" w:rsidR="00000000" w:rsidRPr="00000000">
                  <w:rPr>
                    <w:rtl w:val="0"/>
                  </w:rPr>
                </w:r>
              </w:p>
              <w:p w:rsidR="00000000" w:rsidDel="00000000" w:rsidP="00000000" w:rsidRDefault="00000000" w:rsidRPr="00000000" w14:paraId="0000035A">
                <w:pPr>
                  <w:numPr>
                    <w:ilvl w:val="0"/>
                    <w:numId w:val="42"/>
                  </w:numPr>
                  <w:tabs>
                    <w:tab w:val="left" w:leader="none" w:pos="389"/>
                  </w:tabs>
                  <w:ind w:left="389" w:hanging="356"/>
                  <w:rPr>
                    <w:sz w:val="20"/>
                    <w:szCs w:val="20"/>
                  </w:rPr>
                </w:pPr>
                <w:r w:rsidDel="00000000" w:rsidR="00000000" w:rsidRPr="00000000">
                  <w:rPr>
                    <w:sz w:val="24"/>
                    <w:szCs w:val="24"/>
                    <w:rtl w:val="0"/>
                  </w:rPr>
                  <w:t xml:space="preserve">Network Formation</w:t>
                </w:r>
                <w:r w:rsidDel="00000000" w:rsidR="00000000" w:rsidRPr="00000000">
                  <w:rPr>
                    <w:rtl w:val="0"/>
                  </w:rPr>
                </w:r>
              </w:p>
              <w:p w:rsidR="00000000" w:rsidDel="00000000" w:rsidP="00000000" w:rsidRDefault="00000000" w:rsidRPr="00000000" w14:paraId="0000035B">
                <w:pPr>
                  <w:numPr>
                    <w:ilvl w:val="0"/>
                    <w:numId w:val="42"/>
                  </w:numPr>
                  <w:tabs>
                    <w:tab w:val="left" w:leader="none" w:pos="389"/>
                  </w:tabs>
                  <w:ind w:left="389" w:hanging="356"/>
                  <w:rPr>
                    <w:sz w:val="20"/>
                    <w:szCs w:val="20"/>
                  </w:rPr>
                </w:pPr>
                <w:r w:rsidDel="00000000" w:rsidR="00000000" w:rsidRPr="00000000">
                  <w:rPr>
                    <w:sz w:val="24"/>
                    <w:szCs w:val="24"/>
                    <w:rtl w:val="0"/>
                  </w:rPr>
                  <w:t xml:space="preserve">Pilot/Feasibility Projects</w:t>
                </w:r>
                <w:r w:rsidDel="00000000" w:rsidR="00000000" w:rsidRPr="00000000">
                  <w:rPr>
                    <w:rtl w:val="0"/>
                  </w:rPr>
                </w:r>
              </w:p>
              <w:p w:rsidR="00000000" w:rsidDel="00000000" w:rsidP="00000000" w:rsidRDefault="00000000" w:rsidRPr="00000000" w14:paraId="0000035C">
                <w:pPr>
                  <w:numPr>
                    <w:ilvl w:val="0"/>
                    <w:numId w:val="42"/>
                  </w:numPr>
                  <w:tabs>
                    <w:tab w:val="left" w:leader="none" w:pos="389"/>
                  </w:tabs>
                  <w:ind w:left="389" w:hanging="356"/>
                  <w:rPr>
                    <w:sz w:val="20"/>
                    <w:szCs w:val="20"/>
                  </w:rPr>
                </w:pPr>
                <w:r w:rsidDel="00000000" w:rsidR="00000000" w:rsidRPr="00000000">
                  <w:rPr>
                    <w:sz w:val="24"/>
                    <w:szCs w:val="24"/>
                    <w:rtl w:val="0"/>
                  </w:rPr>
                  <w:t xml:space="preserve">Policy/Strategy/Framework Development</w:t>
                </w:r>
                <w:r w:rsidDel="00000000" w:rsidR="00000000" w:rsidRPr="00000000">
                  <w:rPr>
                    <w:rtl w:val="0"/>
                  </w:rPr>
                </w:r>
              </w:p>
              <w:p w:rsidR="00000000" w:rsidDel="00000000" w:rsidP="00000000" w:rsidRDefault="00000000" w:rsidRPr="00000000" w14:paraId="0000035D">
                <w:pPr>
                  <w:numPr>
                    <w:ilvl w:val="0"/>
                    <w:numId w:val="42"/>
                  </w:numPr>
                  <w:tabs>
                    <w:tab w:val="left" w:leader="none" w:pos="389"/>
                  </w:tabs>
                  <w:ind w:left="389" w:hanging="356"/>
                  <w:rPr>
                    <w:sz w:val="20"/>
                    <w:szCs w:val="20"/>
                  </w:rPr>
                </w:pPr>
                <w:r w:rsidDel="00000000" w:rsidR="00000000" w:rsidRPr="00000000">
                  <w:rPr>
                    <w:sz w:val="24"/>
                    <w:szCs w:val="24"/>
                    <w:rtl w:val="0"/>
                  </w:rPr>
                  <w:t xml:space="preserve">Research &amp; Knowledge Generation</w:t>
                </w:r>
                <w:r w:rsidDel="00000000" w:rsidR="00000000" w:rsidRPr="00000000">
                  <w:rPr>
                    <w:rtl w:val="0"/>
                  </w:rPr>
                </w:r>
              </w:p>
              <w:p w:rsidR="00000000" w:rsidDel="00000000" w:rsidP="00000000" w:rsidRDefault="00000000" w:rsidRPr="00000000" w14:paraId="0000035E">
                <w:pPr>
                  <w:numPr>
                    <w:ilvl w:val="0"/>
                    <w:numId w:val="42"/>
                  </w:numPr>
                  <w:tabs>
                    <w:tab w:val="left" w:leader="none" w:pos="389"/>
                  </w:tabs>
                  <w:spacing w:line="255" w:lineRule="auto"/>
                  <w:ind w:left="389" w:hanging="356"/>
                  <w:rPr>
                    <w:sz w:val="20"/>
                    <w:szCs w:val="20"/>
                  </w:rPr>
                </w:pPr>
                <w:r w:rsidDel="00000000" w:rsidR="00000000" w:rsidRPr="00000000">
                  <w:rPr>
                    <w:sz w:val="24"/>
                    <w:szCs w:val="24"/>
                    <w:rtl w:val="0"/>
                  </w:rPr>
                  <w:t xml:space="preserve">Workshops/Training Session</w:t>
                </w:r>
                <w:r w:rsidDel="00000000" w:rsidR="00000000" w:rsidRPr="00000000">
                  <w:rPr>
                    <w:rtl w:val="0"/>
                  </w:rPr>
                </w:r>
              </w:p>
            </w:tc>
          </w:tr>
        </w:tbl>
      </w:sdtContent>
    </w:sdt>
    <w:p w:rsidR="00000000" w:rsidDel="00000000" w:rsidP="00000000" w:rsidRDefault="00000000" w:rsidRPr="00000000" w14:paraId="0000035F">
      <w:pPr>
        <w:spacing w:after="1" w:before="144" w:lineRule="auto"/>
        <w:rPr>
          <w:b w:val="1"/>
          <w:bCs w:val="1"/>
          <w:sz w:val="20"/>
          <w:szCs w:val="20"/>
        </w:rPr>
      </w:pPr>
      <w:r w:rsidDel="00000000" w:rsidR="00000000" w:rsidRPr="00000000">
        <w:rPr>
          <w:rtl w:val="0"/>
        </w:rPr>
      </w:r>
    </w:p>
    <w:sdt>
      <w:sdtPr>
        <w:lock w:val="contentLocked"/>
        <w:id w:val="-983375606"/>
        <w:tag w:val="goog_rdk_161"/>
      </w:sdtPr>
      <w:sdtContent>
        <w:tbl>
          <w:tblPr>
            <w:tblStyle w:val="Table85"/>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103" w:hRule="atLeast"/>
              <w:tblHeader w:val="0"/>
            </w:trPr>
            <w:tc>
              <w:tcPr/>
              <w:p w:rsidR="00000000" w:rsidDel="00000000" w:rsidP="00000000" w:rsidRDefault="00000000" w:rsidRPr="00000000" w14:paraId="00000360">
                <w:pPr>
                  <w:ind w:left="107" w:right="222" w:firstLine="0"/>
                  <w:rPr/>
                </w:pPr>
                <w:r w:rsidDel="00000000" w:rsidR="00000000" w:rsidRPr="00000000">
                  <w:rPr>
                    <w:rtl w:val="0"/>
                  </w:rPr>
                  <w:t xml:space="preserve">Brief Description (What, Who, When) (50 words next)</w:t>
                </w:r>
              </w:p>
              <w:p w:rsidR="00000000" w:rsidDel="00000000" w:rsidP="00000000" w:rsidRDefault="00000000" w:rsidRPr="00000000" w14:paraId="00000361">
                <w:pPr>
                  <w:ind w:left="107" w:right="222" w:firstLine="0"/>
                  <w:rPr/>
                </w:pPr>
                <w:r w:rsidDel="00000000" w:rsidR="00000000" w:rsidRPr="00000000">
                  <w:rPr>
                    <w:rtl w:val="0"/>
                  </w:rPr>
                </w:r>
              </w:p>
              <w:p w:rsidR="00000000" w:rsidDel="00000000" w:rsidP="00000000" w:rsidRDefault="00000000" w:rsidRPr="00000000" w14:paraId="00000362">
                <w:pPr>
                  <w:ind w:left="107" w:firstLine="0"/>
                  <w:rPr/>
                </w:pPr>
                <w:r w:rsidDel="00000000" w:rsidR="00000000" w:rsidRPr="00000000">
                  <w:rPr>
                    <w:rtl w:val="0"/>
                  </w:rPr>
                  <w:t xml:space="preserve">Dissemination of project results through jointly authored papers submitted to peer-reviewed journals and/or conference presentations; communication via project website and institutional social media channels. Ongoing throughout and after project completion. Co-led by both institutions. January 2027–May 2028.</w:t>
                </w:r>
              </w:p>
              <w:p w:rsidR="00000000" w:rsidDel="00000000" w:rsidP="00000000" w:rsidRDefault="00000000" w:rsidRPr="00000000" w14:paraId="00000363">
                <w:pPr>
                  <w:ind w:left="107" w:right="222" w:firstLine="0"/>
                  <w:rPr/>
                </w:pPr>
                <w:r w:rsidDel="00000000" w:rsidR="00000000" w:rsidRPr="00000000">
                  <w:rPr>
                    <w:rtl w:val="0"/>
                  </w:rPr>
                </w:r>
              </w:p>
              <w:p w:rsidR="00000000" w:rsidDel="00000000" w:rsidP="00000000" w:rsidRDefault="00000000" w:rsidRPr="00000000" w14:paraId="00000364">
                <w:pPr>
                  <w:ind w:left="107" w:right="222" w:firstLine="0"/>
                  <w:rPr/>
                </w:pPr>
                <w:r w:rsidDel="00000000" w:rsidR="00000000" w:rsidRPr="00000000">
                  <w:rPr>
                    <w:rtl w:val="0"/>
                  </w:rPr>
                </w:r>
              </w:p>
            </w:tc>
            <w:tc>
              <w:tcPr>
                <w:shd w:fill="f4f4f4" w:val="clear"/>
              </w:tcPr>
              <w:p w:rsidR="00000000" w:rsidDel="00000000" w:rsidP="00000000" w:rsidRDefault="00000000" w:rsidRPr="00000000" w14:paraId="00000365">
                <w:pPr>
                  <w:ind w:left="105" w:right="219" w:firstLine="0"/>
                  <w:rPr>
                    <w:i w:val="1"/>
                    <w:iCs w:val="1"/>
                  </w:rPr>
                </w:pPr>
                <w:r w:rsidDel="00000000" w:rsidR="00000000" w:rsidRPr="00000000">
                  <w:rPr>
                    <w:i w:val="1"/>
                    <w:iCs w:val="1"/>
                    <w:rtl w:val="0"/>
                  </w:rPr>
                  <w:t xml:space="preserve">Summarise what the activity involves, who is responsible, and when it will take place. Keep it concise. Good examples:</w:t>
                </w:r>
              </w:p>
              <w:p w:rsidR="00000000" w:rsidDel="00000000" w:rsidP="00000000" w:rsidRDefault="00000000" w:rsidRPr="00000000" w14:paraId="00000366">
                <w:pPr>
                  <w:numPr>
                    <w:ilvl w:val="0"/>
                    <w:numId w:val="41"/>
                  </w:numPr>
                  <w:tabs>
                    <w:tab w:val="left" w:leader="none" w:pos="465"/>
                  </w:tabs>
                  <w:spacing w:before="119" w:lineRule="auto"/>
                  <w:ind w:left="465" w:right="821" w:hanging="360"/>
                  <w:rPr>
                    <w:rFonts w:ascii="Arial" w:cs="Arial" w:eastAsia="Arial" w:hAnsi="Arial"/>
                    <w:i w:val="1"/>
                    <w:iCs w:val="1"/>
                  </w:rPr>
                </w:pPr>
                <w:r w:rsidDel="00000000" w:rsidR="00000000" w:rsidRPr="00000000">
                  <w:rPr>
                    <w:i w:val="1"/>
                    <w:iCs w:val="1"/>
                    <w:rtl w:val="0"/>
                  </w:rPr>
                  <w:t xml:space="preserve">A series of webinars hosted by UK and Indonesian partners (July 202X)</w:t>
                </w:r>
              </w:p>
              <w:p w:rsidR="00000000" w:rsidDel="00000000" w:rsidP="00000000" w:rsidRDefault="00000000" w:rsidRPr="00000000" w14:paraId="00000367">
                <w:pPr>
                  <w:numPr>
                    <w:ilvl w:val="0"/>
                    <w:numId w:val="41"/>
                  </w:numPr>
                  <w:tabs>
                    <w:tab w:val="left" w:leader="none" w:pos="465"/>
                  </w:tabs>
                  <w:ind w:left="465" w:right="260" w:hanging="360"/>
                  <w:rPr>
                    <w:rFonts w:ascii="Arial" w:cs="Arial" w:eastAsia="Arial" w:hAnsi="Arial"/>
                    <w:i w:val="1"/>
                    <w:iCs w:val="1"/>
                  </w:rPr>
                </w:pPr>
                <w:r w:rsidDel="00000000" w:rsidR="00000000" w:rsidRPr="00000000">
                  <w:rPr>
                    <w:i w:val="1"/>
                    <w:iCs w:val="1"/>
                    <w:rtl w:val="0"/>
                  </w:rPr>
                  <w:t xml:space="preserve">3-day visit by to Vietnamese institution to co-plan curriculum activities (Spring 202X)</w:t>
                </w:r>
              </w:p>
              <w:p w:rsidR="00000000" w:rsidDel="00000000" w:rsidP="00000000" w:rsidRDefault="00000000" w:rsidRPr="00000000" w14:paraId="00000368">
                <w:pPr>
                  <w:numPr>
                    <w:ilvl w:val="0"/>
                    <w:numId w:val="41"/>
                  </w:numPr>
                  <w:tabs>
                    <w:tab w:val="left" w:leader="none" w:pos="465"/>
                  </w:tabs>
                  <w:spacing w:before="1" w:lineRule="auto"/>
                  <w:ind w:left="465" w:right="518" w:hanging="360"/>
                  <w:rPr>
                    <w:rFonts w:ascii="Arial" w:cs="Arial" w:eastAsia="Arial" w:hAnsi="Arial"/>
                    <w:i w:val="1"/>
                    <w:iCs w:val="1"/>
                  </w:rPr>
                </w:pPr>
                <w:r w:rsidDel="00000000" w:rsidR="00000000" w:rsidRPr="00000000">
                  <w:rPr>
                    <w:i w:val="1"/>
                    <w:iCs w:val="1"/>
                    <w:rtl w:val="0"/>
                  </w:rPr>
                  <w:t xml:space="preserve">Co-designed module taught in two partner universities (Jan–Feb 202X)</w:t>
                </w:r>
              </w:p>
              <w:p w:rsidR="00000000" w:rsidDel="00000000" w:rsidP="00000000" w:rsidRDefault="00000000" w:rsidRPr="00000000" w14:paraId="00000369">
                <w:pPr>
                  <w:numPr>
                    <w:ilvl w:val="0"/>
                    <w:numId w:val="41"/>
                  </w:numPr>
                  <w:tabs>
                    <w:tab w:val="left" w:leader="none" w:pos="465"/>
                  </w:tabs>
                  <w:ind w:left="465" w:right="503" w:hanging="360"/>
                  <w:rPr>
                    <w:rFonts w:ascii="Arial" w:cs="Arial" w:eastAsia="Arial" w:hAnsi="Arial"/>
                    <w:i w:val="1"/>
                    <w:iCs w:val="1"/>
                  </w:rPr>
                </w:pPr>
                <w:r w:rsidDel="00000000" w:rsidR="00000000" w:rsidRPr="00000000">
                  <w:rPr>
                    <w:i w:val="1"/>
                    <w:iCs w:val="1"/>
                    <w:rtl w:val="0"/>
                  </w:rPr>
                  <w:t xml:space="preserve">Online training for admin staff on graduate destination data tools (Sept 202X)</w:t>
                </w:r>
              </w:p>
            </w:tc>
          </w:tr>
        </w:tbl>
      </w:sdtContent>
    </w:sdt>
    <w:p w:rsidR="00000000" w:rsidDel="00000000" w:rsidP="00000000" w:rsidRDefault="00000000" w:rsidRPr="00000000" w14:paraId="0000036A">
      <w:pPr>
        <w:spacing w:before="15" w:lineRule="auto"/>
        <w:rPr>
          <w:b w:val="1"/>
          <w:bCs w:val="1"/>
          <w:sz w:val="20"/>
          <w:szCs w:val="20"/>
        </w:rPr>
      </w:pPr>
      <w:r w:rsidDel="00000000" w:rsidR="00000000" w:rsidRPr="00000000">
        <w:rPr>
          <w:rtl w:val="0"/>
        </w:rPr>
      </w:r>
    </w:p>
    <w:sdt>
      <w:sdtPr>
        <w:lock w:val="contentLocked"/>
        <w:id w:val="1364223117"/>
        <w:tag w:val="goog_rdk_162"/>
      </w:sdtPr>
      <w:sdtContent>
        <w:tbl>
          <w:tblPr>
            <w:tblStyle w:val="Table86"/>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596" w:hRule="atLeast"/>
              <w:tblHeader w:val="0"/>
            </w:trPr>
            <w:tc>
              <w:tcPr/>
              <w:p w:rsidR="00000000" w:rsidDel="00000000" w:rsidP="00000000" w:rsidRDefault="00000000" w:rsidRPr="00000000" w14:paraId="0000036B">
                <w:pPr>
                  <w:ind w:left="107" w:right="106" w:firstLine="0"/>
                  <w:rPr/>
                </w:pPr>
                <w:r w:rsidDel="00000000" w:rsidR="00000000" w:rsidRPr="00000000">
                  <w:rPr>
                    <w:rtl w:val="0"/>
                  </w:rPr>
                  <w:t xml:space="preserve">What will this Activity deliver? (</w:t>
                </w:r>
                <w:r w:rsidDel="00000000" w:rsidR="00000000" w:rsidRPr="00000000">
                  <w:rPr>
                    <w:b w:val="1"/>
                    <w:bCs w:val="1"/>
                    <w:rtl w:val="0"/>
                  </w:rPr>
                  <w:t xml:space="preserve">Tangible Output</w:t>
                </w:r>
                <w:r w:rsidDel="00000000" w:rsidR="00000000" w:rsidRPr="00000000">
                  <w:rPr>
                    <w:rtl w:val="0"/>
                  </w:rPr>
                  <w:t xml:space="preserve">) (50 words max)</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ind w:left="107" w:firstLine="0"/>
                  <w:rPr/>
                </w:pPr>
                <w:r w:rsidDel="00000000" w:rsidR="00000000" w:rsidRPr="00000000">
                  <w:rPr>
                    <w:rtl w:val="0"/>
                  </w:rPr>
                  <w:t xml:space="preserve">Minimum one joint paper submitted to a peer-reviewed journal or international conference; project website launched; social media and institutional communications documenting project outputs and findings.</w:t>
                </w:r>
              </w:p>
              <w:p w:rsidR="00000000" w:rsidDel="00000000" w:rsidP="00000000" w:rsidRDefault="00000000" w:rsidRPr="00000000" w14:paraId="0000036E">
                <w:pPr>
                  <w:rPr/>
                </w:pPr>
                <w:r w:rsidDel="00000000" w:rsidR="00000000" w:rsidRPr="00000000">
                  <w:rPr>
                    <w:rtl w:val="0"/>
                  </w:rPr>
                </w:r>
              </w:p>
            </w:tc>
            <w:tc>
              <w:tcPr>
                <w:shd w:fill="f4f4f4" w:val="clear"/>
              </w:tcPr>
              <w:p w:rsidR="00000000" w:rsidDel="00000000" w:rsidP="00000000" w:rsidRDefault="00000000" w:rsidRPr="00000000" w14:paraId="0000036F">
                <w:pPr>
                  <w:ind w:left="105" w:firstLine="0"/>
                  <w:rPr>
                    <w:i w:val="1"/>
                    <w:iCs w:val="1"/>
                  </w:rPr>
                </w:pPr>
                <w:r w:rsidDel="00000000" w:rsidR="00000000" w:rsidRPr="00000000">
                  <w:rPr>
                    <w:i w:val="1"/>
                    <w:iCs w:val="1"/>
                    <w:rtl w:val="0"/>
                  </w:rPr>
                  <w:t xml:space="preserve">State the immediate result — such as a workshop delivered, a paper submitted, or a tool created.</w:t>
                </w:r>
              </w:p>
              <w:p w:rsidR="00000000" w:rsidDel="00000000" w:rsidP="00000000" w:rsidRDefault="00000000" w:rsidRPr="00000000" w14:paraId="00000370">
                <w:pPr>
                  <w:ind w:left="105" w:right="219" w:firstLine="0"/>
                  <w:rPr>
                    <w:i w:val="1"/>
                    <w:iCs w:val="1"/>
                  </w:rPr>
                </w:pPr>
                <w:r w:rsidDel="00000000" w:rsidR="00000000" w:rsidRPr="00000000">
                  <w:rPr>
                    <w:i w:val="1"/>
                    <w:iCs w:val="1"/>
                    <w:rtl w:val="0"/>
                  </w:rPr>
                  <w:t xml:space="preserve">This should be a concrete deliverable. Good examples:</w:t>
                </w:r>
              </w:p>
              <w:p w:rsidR="00000000" w:rsidDel="00000000" w:rsidP="00000000" w:rsidRDefault="00000000" w:rsidRPr="00000000" w14:paraId="00000371">
                <w:pPr>
                  <w:numPr>
                    <w:ilvl w:val="0"/>
                    <w:numId w:val="40"/>
                  </w:numPr>
                  <w:tabs>
                    <w:tab w:val="left" w:leader="none" w:pos="465"/>
                  </w:tabs>
                  <w:spacing w:before="121" w:line="252.00000000000003" w:lineRule="auto"/>
                  <w:ind w:left="465" w:hanging="360"/>
                  <w:rPr>
                    <w:rFonts w:ascii="Arial" w:cs="Arial" w:eastAsia="Arial" w:hAnsi="Arial"/>
                    <w:i w:val="1"/>
                    <w:iCs w:val="1"/>
                  </w:rPr>
                </w:pPr>
                <w:r w:rsidDel="00000000" w:rsidR="00000000" w:rsidRPr="00000000">
                  <w:rPr>
                    <w:i w:val="1"/>
                    <w:iCs w:val="1"/>
                    <w:rtl w:val="0"/>
                  </w:rPr>
                  <w:t xml:space="preserve">Webinars delivered with Q&amp;A and recording</w:t>
                </w:r>
              </w:p>
              <w:p w:rsidR="00000000" w:rsidDel="00000000" w:rsidP="00000000" w:rsidRDefault="00000000" w:rsidRPr="00000000" w14:paraId="00000372">
                <w:pPr>
                  <w:numPr>
                    <w:ilvl w:val="0"/>
                    <w:numId w:val="40"/>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Meeting notes and joint activity plan</w:t>
                </w:r>
              </w:p>
              <w:p w:rsidR="00000000" w:rsidDel="00000000" w:rsidP="00000000" w:rsidRDefault="00000000" w:rsidRPr="00000000" w14:paraId="00000373">
                <w:pPr>
                  <w:numPr>
                    <w:ilvl w:val="0"/>
                    <w:numId w:val="40"/>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Module delivered in both contexts</w:t>
                </w:r>
              </w:p>
              <w:p w:rsidR="00000000" w:rsidDel="00000000" w:rsidP="00000000" w:rsidRDefault="00000000" w:rsidRPr="00000000" w14:paraId="00000374">
                <w:pPr>
                  <w:numPr>
                    <w:ilvl w:val="0"/>
                    <w:numId w:val="40"/>
                  </w:numPr>
                  <w:tabs>
                    <w:tab w:val="left" w:leader="none" w:pos="465"/>
                  </w:tabs>
                  <w:spacing w:before="1" w:lineRule="auto"/>
                  <w:ind w:left="465" w:hanging="360"/>
                  <w:rPr>
                    <w:rFonts w:ascii="Arial" w:cs="Arial" w:eastAsia="Arial" w:hAnsi="Arial"/>
                    <w:i w:val="1"/>
                    <w:iCs w:val="1"/>
                  </w:rPr>
                </w:pPr>
                <w:r w:rsidDel="00000000" w:rsidR="00000000" w:rsidRPr="00000000">
                  <w:rPr>
                    <w:i w:val="1"/>
                    <w:iCs w:val="1"/>
                    <w:rtl w:val="0"/>
                  </w:rPr>
                  <w:t xml:space="preserve">Shared assessment tasks</w:t>
                </w:r>
              </w:p>
              <w:p w:rsidR="00000000" w:rsidDel="00000000" w:rsidP="00000000" w:rsidRDefault="00000000" w:rsidRPr="00000000" w14:paraId="00000375">
                <w:pPr>
                  <w:numPr>
                    <w:ilvl w:val="0"/>
                    <w:numId w:val="40"/>
                  </w:numPr>
                  <w:tabs>
                    <w:tab w:val="left" w:leader="none" w:pos="465"/>
                  </w:tabs>
                  <w:spacing w:before="2" w:lineRule="auto"/>
                  <w:ind w:left="465" w:hanging="360"/>
                  <w:rPr>
                    <w:rFonts w:ascii="Arial" w:cs="Arial" w:eastAsia="Arial" w:hAnsi="Arial"/>
                    <w:i w:val="1"/>
                    <w:iCs w:val="1"/>
                  </w:rPr>
                </w:pPr>
                <w:r w:rsidDel="00000000" w:rsidR="00000000" w:rsidRPr="00000000">
                  <w:rPr>
                    <w:i w:val="1"/>
                    <w:iCs w:val="1"/>
                    <w:rtl w:val="0"/>
                  </w:rPr>
                  <w:t xml:space="preserve">Training slides + session delivery</w:t>
                </w:r>
              </w:p>
            </w:tc>
          </w:tr>
        </w:tbl>
      </w:sdtContent>
    </w:sdt>
    <w:p w:rsidR="00000000" w:rsidDel="00000000" w:rsidP="00000000" w:rsidRDefault="00000000" w:rsidRPr="00000000" w14:paraId="00000376">
      <w:pPr>
        <w:spacing w:before="57" w:lineRule="auto"/>
        <w:rPr>
          <w:b w:val="1"/>
          <w:bCs w:val="1"/>
          <w:sz w:val="20"/>
          <w:szCs w:val="20"/>
        </w:rPr>
      </w:pPr>
      <w:r w:rsidDel="00000000" w:rsidR="00000000" w:rsidRPr="00000000">
        <w:rPr>
          <w:rtl w:val="0"/>
        </w:rPr>
      </w:r>
    </w:p>
    <w:sdt>
      <w:sdtPr>
        <w:lock w:val="contentLocked"/>
        <w:id w:val="354790638"/>
        <w:tag w:val="goog_rdk_163"/>
      </w:sdtPr>
      <w:sdtContent>
        <w:tbl>
          <w:tblPr>
            <w:tblStyle w:val="Table87"/>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596" w:hRule="atLeast"/>
              <w:tblHeader w:val="0"/>
            </w:trPr>
            <w:tc>
              <w:tcPr/>
              <w:p w:rsidR="00000000" w:rsidDel="00000000" w:rsidP="00000000" w:rsidRDefault="00000000" w:rsidRPr="00000000" w14:paraId="00000377">
                <w:pPr>
                  <w:ind w:left="107" w:right="222" w:firstLine="0"/>
                  <w:rPr/>
                </w:pPr>
                <w:r w:rsidDel="00000000" w:rsidR="00000000" w:rsidRPr="00000000">
                  <w:rPr>
                    <w:rtl w:val="0"/>
                  </w:rPr>
                  <w:t xml:space="preserve">How Will You Know It Was Successful? (</w:t>
                </w:r>
                <w:r w:rsidDel="00000000" w:rsidR="00000000" w:rsidRPr="00000000">
                  <w:rPr>
                    <w:b w:val="1"/>
                    <w:bCs w:val="1"/>
                    <w:rtl w:val="0"/>
                  </w:rPr>
                  <w:t xml:space="preserve">Indicator</w:t>
                </w:r>
                <w:r w:rsidDel="00000000" w:rsidR="00000000" w:rsidRPr="00000000">
                  <w:rPr>
                    <w:rtl w:val="0"/>
                  </w:rPr>
                  <w:t xml:space="preserve">) (50 words max)</w:t>
                </w:r>
              </w:p>
              <w:p w:rsidR="00000000" w:rsidDel="00000000" w:rsidP="00000000" w:rsidRDefault="00000000" w:rsidRPr="00000000" w14:paraId="00000378">
                <w:pPr>
                  <w:ind w:left="107" w:right="222" w:firstLine="0"/>
                  <w:rPr/>
                </w:pPr>
                <w:r w:rsidDel="00000000" w:rsidR="00000000" w:rsidRPr="00000000">
                  <w:rPr>
                    <w:rtl w:val="0"/>
                  </w:rPr>
                </w:r>
              </w:p>
              <w:p w:rsidR="00000000" w:rsidDel="00000000" w:rsidP="00000000" w:rsidRDefault="00000000" w:rsidRPr="00000000" w14:paraId="00000379">
                <w:pPr>
                  <w:ind w:left="107" w:firstLine="0"/>
                  <w:rPr/>
                </w:pPr>
                <w:r w:rsidDel="00000000" w:rsidR="00000000" w:rsidRPr="00000000">
                  <w:rPr>
                    <w:rtl w:val="0"/>
                  </w:rPr>
                  <w:t xml:space="preserve">At least one paper submitted; project website active; evidence of dissemination reaching audiences in both the UK and Brazil.</w:t>
                </w:r>
              </w:p>
              <w:p w:rsidR="00000000" w:rsidDel="00000000" w:rsidP="00000000" w:rsidRDefault="00000000" w:rsidRPr="00000000" w14:paraId="0000037A">
                <w:pPr>
                  <w:ind w:left="107" w:right="222" w:firstLine="0"/>
                  <w:rPr/>
                </w:pPr>
                <w:r w:rsidDel="00000000" w:rsidR="00000000" w:rsidRPr="00000000">
                  <w:rPr>
                    <w:rtl w:val="0"/>
                  </w:rPr>
                </w:r>
              </w:p>
            </w:tc>
            <w:tc>
              <w:tcPr>
                <w:shd w:fill="f4f4f4" w:val="clear"/>
              </w:tcPr>
              <w:p w:rsidR="00000000" w:rsidDel="00000000" w:rsidP="00000000" w:rsidRDefault="00000000" w:rsidRPr="00000000" w14:paraId="0000037B">
                <w:pPr>
                  <w:ind w:left="105" w:firstLine="0"/>
                  <w:rPr>
                    <w:i w:val="1"/>
                    <w:iCs w:val="1"/>
                  </w:rPr>
                </w:pPr>
                <w:r w:rsidDel="00000000" w:rsidR="00000000" w:rsidRPr="00000000">
                  <w:rPr>
                    <w:i w:val="1"/>
                    <w:iCs w:val="1"/>
                    <w:rtl w:val="0"/>
                  </w:rPr>
                  <w:t xml:space="preserve">Describe what success looks like for this activity</w:t>
                </w:r>
              </w:p>
              <w:p w:rsidR="00000000" w:rsidDel="00000000" w:rsidP="00000000" w:rsidRDefault="00000000" w:rsidRPr="00000000" w14:paraId="0000037C">
                <w:pPr>
                  <w:spacing w:before="1" w:lineRule="auto"/>
                  <w:ind w:left="105" w:firstLine="0"/>
                  <w:rPr>
                    <w:i w:val="1"/>
                    <w:iCs w:val="1"/>
                  </w:rPr>
                </w:pPr>
                <w:r w:rsidDel="00000000" w:rsidR="00000000" w:rsidRPr="00000000">
                  <w:rPr>
                    <w:i w:val="1"/>
                    <w:iCs w:val="1"/>
                    <w:rtl w:val="0"/>
                  </w:rPr>
                  <w:t xml:space="preserve">— e.g. number of participants, satisfaction level, agreement reached, engagement achieved. Good examples:</w:t>
                </w:r>
              </w:p>
              <w:p w:rsidR="00000000" w:rsidDel="00000000" w:rsidP="00000000" w:rsidRDefault="00000000" w:rsidRPr="00000000" w14:paraId="0000037D">
                <w:pPr>
                  <w:numPr>
                    <w:ilvl w:val="0"/>
                    <w:numId w:val="39"/>
                  </w:numPr>
                  <w:tabs>
                    <w:tab w:val="left" w:leader="none" w:pos="465"/>
                  </w:tabs>
                  <w:spacing w:before="119" w:line="252.00000000000003" w:lineRule="auto"/>
                  <w:ind w:left="465" w:hanging="360"/>
                  <w:rPr>
                    <w:rFonts w:ascii="Arial" w:cs="Arial" w:eastAsia="Arial" w:hAnsi="Arial"/>
                    <w:i w:val="1"/>
                    <w:iCs w:val="1"/>
                  </w:rPr>
                </w:pPr>
                <w:r w:rsidDel="00000000" w:rsidR="00000000" w:rsidRPr="00000000">
                  <w:rPr>
                    <w:i w:val="1"/>
                    <w:iCs w:val="1"/>
                    <w:rtl w:val="0"/>
                  </w:rPr>
                  <w:t xml:space="preserve">At least 80 attendees</w:t>
                </w:r>
              </w:p>
              <w:p w:rsidR="00000000" w:rsidDel="00000000" w:rsidP="00000000" w:rsidRDefault="00000000" w:rsidRPr="00000000" w14:paraId="0000037E">
                <w:pPr>
                  <w:numPr>
                    <w:ilvl w:val="0"/>
                    <w:numId w:val="39"/>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75% say it was useful</w:t>
                </w:r>
              </w:p>
              <w:p w:rsidR="00000000" w:rsidDel="00000000" w:rsidP="00000000" w:rsidRDefault="00000000" w:rsidRPr="00000000" w14:paraId="0000037F">
                <w:pPr>
                  <w:numPr>
                    <w:ilvl w:val="0"/>
                    <w:numId w:val="39"/>
                  </w:numPr>
                  <w:tabs>
                    <w:tab w:val="left" w:leader="none" w:pos="465"/>
                  </w:tabs>
                  <w:spacing w:before="2" w:line="252.00000000000003" w:lineRule="auto"/>
                  <w:ind w:left="465" w:hanging="360"/>
                  <w:rPr>
                    <w:rFonts w:ascii="Arial" w:cs="Arial" w:eastAsia="Arial" w:hAnsi="Arial"/>
                    <w:i w:val="1"/>
                    <w:iCs w:val="1"/>
                  </w:rPr>
                </w:pPr>
                <w:r w:rsidDel="00000000" w:rsidR="00000000" w:rsidRPr="00000000">
                  <w:rPr>
                    <w:i w:val="1"/>
                    <w:iCs w:val="1"/>
                    <w:rtl w:val="0"/>
                  </w:rPr>
                  <w:t xml:space="preserve">Partner agrees on 2–3 collaborative activities</w:t>
                </w:r>
              </w:p>
              <w:p w:rsidR="00000000" w:rsidDel="00000000" w:rsidP="00000000" w:rsidRDefault="00000000" w:rsidRPr="00000000" w14:paraId="00000380">
                <w:pPr>
                  <w:numPr>
                    <w:ilvl w:val="0"/>
                    <w:numId w:val="39"/>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40+ students complete the pilot</w:t>
                </w:r>
              </w:p>
              <w:p w:rsidR="00000000" w:rsidDel="00000000" w:rsidP="00000000" w:rsidRDefault="00000000" w:rsidRPr="00000000" w14:paraId="00000381">
                <w:pPr>
                  <w:numPr>
                    <w:ilvl w:val="0"/>
                    <w:numId w:val="39"/>
                  </w:numPr>
                  <w:tabs>
                    <w:tab w:val="left" w:leader="none" w:pos="465"/>
                  </w:tabs>
                  <w:spacing w:before="1" w:lineRule="auto"/>
                  <w:ind w:left="465" w:hanging="360"/>
                  <w:rPr>
                    <w:rFonts w:ascii="Arial" w:cs="Arial" w:eastAsia="Arial" w:hAnsi="Arial"/>
                    <w:i w:val="1"/>
                    <w:iCs w:val="1"/>
                  </w:rPr>
                </w:pPr>
                <w:r w:rsidDel="00000000" w:rsidR="00000000" w:rsidRPr="00000000">
                  <w:rPr>
                    <w:i w:val="1"/>
                    <w:iCs w:val="1"/>
                    <w:rtl w:val="0"/>
                  </w:rPr>
                  <w:t xml:space="preserve">10 staff complete training</w:t>
                </w:r>
              </w:p>
            </w:tc>
          </w:tr>
        </w:tbl>
      </w:sdtContent>
    </w:sdt>
    <w:p w:rsidR="00000000" w:rsidDel="00000000" w:rsidP="00000000" w:rsidRDefault="00000000" w:rsidRPr="00000000" w14:paraId="00000382">
      <w:pPr>
        <w:spacing w:before="57" w:lineRule="auto"/>
        <w:rPr>
          <w:b w:val="1"/>
          <w:bCs w:val="1"/>
          <w:sz w:val="20"/>
          <w:szCs w:val="20"/>
        </w:rPr>
      </w:pPr>
      <w:r w:rsidDel="00000000" w:rsidR="00000000" w:rsidRPr="00000000">
        <w:rPr>
          <w:rtl w:val="0"/>
        </w:rPr>
      </w:r>
    </w:p>
    <w:sdt>
      <w:sdtPr>
        <w:lock w:val="contentLocked"/>
        <w:id w:val="-508789029"/>
        <w:tag w:val="goog_rdk_164"/>
      </w:sdtPr>
      <w:sdtContent>
        <w:tbl>
          <w:tblPr>
            <w:tblStyle w:val="Table88"/>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848" w:hRule="atLeast"/>
              <w:tblHeader w:val="0"/>
            </w:trPr>
            <w:tc>
              <w:tcPr/>
              <w:p w:rsidR="00000000" w:rsidDel="00000000" w:rsidP="00000000" w:rsidRDefault="00000000" w:rsidRPr="00000000" w14:paraId="00000383">
                <w:pPr>
                  <w:ind w:left="107" w:right="222" w:firstLine="0"/>
                  <w:rPr/>
                </w:pPr>
                <w:r w:rsidDel="00000000" w:rsidR="00000000" w:rsidRPr="00000000">
                  <w:rPr>
                    <w:rtl w:val="0"/>
                  </w:rPr>
                  <w:t xml:space="preserve">How Will You Verify This? (</w:t>
                </w:r>
                <w:r w:rsidDel="00000000" w:rsidR="00000000" w:rsidRPr="00000000">
                  <w:rPr>
                    <w:b w:val="1"/>
                    <w:bCs w:val="1"/>
                    <w:rtl w:val="0"/>
                  </w:rPr>
                  <w:t xml:space="preserve">Means of Verification</w:t>
                </w:r>
                <w:r w:rsidDel="00000000" w:rsidR="00000000" w:rsidRPr="00000000">
                  <w:rPr>
                    <w:rtl w:val="0"/>
                  </w:rPr>
                  <w:t xml:space="preserve">) (50 words max)</w:t>
                </w:r>
              </w:p>
              <w:p w:rsidR="00000000" w:rsidDel="00000000" w:rsidP="00000000" w:rsidRDefault="00000000" w:rsidRPr="00000000" w14:paraId="00000384">
                <w:pPr>
                  <w:ind w:left="107" w:right="222" w:firstLine="0"/>
                  <w:rPr/>
                </w:pPr>
                <w:r w:rsidDel="00000000" w:rsidR="00000000" w:rsidRPr="00000000">
                  <w:rPr>
                    <w:rtl w:val="0"/>
                  </w:rPr>
                </w:r>
              </w:p>
              <w:p w:rsidR="00000000" w:rsidDel="00000000" w:rsidP="00000000" w:rsidRDefault="00000000" w:rsidRPr="00000000" w14:paraId="00000385">
                <w:pPr>
                  <w:ind w:left="107" w:firstLine="0"/>
                  <w:rPr/>
                </w:pPr>
                <w:r w:rsidDel="00000000" w:rsidR="00000000" w:rsidRPr="00000000">
                  <w:rPr>
                    <w:rtl w:val="0"/>
                  </w:rPr>
                  <w:t xml:space="preserve">Paper submission confirmation or publication record; website analytics; social media posts and engagement data; institutional communication records.</w:t>
                </w:r>
              </w:p>
              <w:p w:rsidR="00000000" w:rsidDel="00000000" w:rsidP="00000000" w:rsidRDefault="00000000" w:rsidRPr="00000000" w14:paraId="00000386">
                <w:pPr>
                  <w:ind w:left="107" w:right="222" w:firstLine="0"/>
                  <w:rPr/>
                </w:pPr>
                <w:r w:rsidDel="00000000" w:rsidR="00000000" w:rsidRPr="00000000">
                  <w:rPr>
                    <w:rtl w:val="0"/>
                  </w:rPr>
                </w:r>
              </w:p>
            </w:tc>
            <w:tc>
              <w:tcPr>
                <w:shd w:fill="f4f4f4" w:val="clear"/>
              </w:tcPr>
              <w:p w:rsidR="00000000" w:rsidDel="00000000" w:rsidP="00000000" w:rsidRDefault="00000000" w:rsidRPr="00000000" w14:paraId="00000387">
                <w:pPr>
                  <w:ind w:left="105" w:right="219" w:firstLine="0"/>
                  <w:rPr>
                    <w:i w:val="1"/>
                    <w:iCs w:val="1"/>
                  </w:rPr>
                </w:pPr>
                <w:r w:rsidDel="00000000" w:rsidR="00000000" w:rsidRPr="00000000">
                  <w:rPr>
                    <w:i w:val="1"/>
                    <w:iCs w:val="1"/>
                    <w:rtl w:val="0"/>
                  </w:rPr>
                  <w:t xml:space="preserve">Say how you will collect evidence. Good examples:</w:t>
                </w:r>
              </w:p>
              <w:p w:rsidR="00000000" w:rsidDel="00000000" w:rsidP="00000000" w:rsidRDefault="00000000" w:rsidRPr="00000000" w14:paraId="00000388">
                <w:pPr>
                  <w:numPr>
                    <w:ilvl w:val="0"/>
                    <w:numId w:val="38"/>
                  </w:numPr>
                  <w:tabs>
                    <w:tab w:val="left" w:leader="none" w:pos="465"/>
                  </w:tabs>
                  <w:spacing w:before="120" w:line="252.00000000000003" w:lineRule="auto"/>
                  <w:ind w:left="465" w:hanging="360"/>
                  <w:rPr>
                    <w:rFonts w:ascii="Arial" w:cs="Arial" w:eastAsia="Arial" w:hAnsi="Arial"/>
                    <w:i w:val="1"/>
                    <w:iCs w:val="1"/>
                  </w:rPr>
                </w:pPr>
                <w:r w:rsidDel="00000000" w:rsidR="00000000" w:rsidRPr="00000000">
                  <w:rPr>
                    <w:i w:val="1"/>
                    <w:iCs w:val="1"/>
                    <w:rtl w:val="0"/>
                  </w:rPr>
                  <w:t xml:space="preserve">Attendance log</w:t>
                </w:r>
              </w:p>
              <w:p w:rsidR="00000000" w:rsidDel="00000000" w:rsidP="00000000" w:rsidRDefault="00000000" w:rsidRPr="00000000" w14:paraId="00000389">
                <w:pPr>
                  <w:numPr>
                    <w:ilvl w:val="0"/>
                    <w:numId w:val="38"/>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Post-event survey</w:t>
                </w:r>
              </w:p>
              <w:p w:rsidR="00000000" w:rsidDel="00000000" w:rsidP="00000000" w:rsidRDefault="00000000" w:rsidRPr="00000000" w14:paraId="0000038A">
                <w:pPr>
                  <w:numPr>
                    <w:ilvl w:val="0"/>
                    <w:numId w:val="38"/>
                  </w:numPr>
                  <w:tabs>
                    <w:tab w:val="left" w:leader="none" w:pos="465"/>
                  </w:tabs>
                  <w:spacing w:before="1" w:line="252.00000000000003" w:lineRule="auto"/>
                  <w:ind w:left="465" w:hanging="360"/>
                  <w:rPr>
                    <w:rFonts w:ascii="Arial" w:cs="Arial" w:eastAsia="Arial" w:hAnsi="Arial"/>
                    <w:i w:val="1"/>
                    <w:iCs w:val="1"/>
                  </w:rPr>
                </w:pPr>
                <w:r w:rsidDel="00000000" w:rsidR="00000000" w:rsidRPr="00000000">
                  <w:rPr>
                    <w:i w:val="1"/>
                    <w:iCs w:val="1"/>
                    <w:rtl w:val="0"/>
                  </w:rPr>
                  <w:t xml:space="preserve">Webinar recording</w:t>
                </w:r>
              </w:p>
              <w:p w:rsidR="00000000" w:rsidDel="00000000" w:rsidP="00000000" w:rsidRDefault="00000000" w:rsidRPr="00000000" w14:paraId="0000038B">
                <w:pPr>
                  <w:numPr>
                    <w:ilvl w:val="0"/>
                    <w:numId w:val="38"/>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Signed action plan</w:t>
                </w:r>
              </w:p>
              <w:p w:rsidR="00000000" w:rsidDel="00000000" w:rsidP="00000000" w:rsidRDefault="00000000" w:rsidRPr="00000000" w14:paraId="0000038C">
                <w:pPr>
                  <w:numPr>
                    <w:ilvl w:val="0"/>
                    <w:numId w:val="38"/>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Student enrolment data</w:t>
                </w:r>
              </w:p>
              <w:p w:rsidR="00000000" w:rsidDel="00000000" w:rsidP="00000000" w:rsidRDefault="00000000" w:rsidRPr="00000000" w14:paraId="0000038D">
                <w:pPr>
                  <w:numPr>
                    <w:ilvl w:val="0"/>
                    <w:numId w:val="38"/>
                  </w:numPr>
                  <w:tabs>
                    <w:tab w:val="left" w:leader="none" w:pos="465"/>
                  </w:tabs>
                  <w:spacing w:before="2" w:line="252.00000000000003" w:lineRule="auto"/>
                  <w:ind w:left="465" w:hanging="360"/>
                  <w:rPr>
                    <w:rFonts w:ascii="Arial" w:cs="Arial" w:eastAsia="Arial" w:hAnsi="Arial"/>
                    <w:i w:val="1"/>
                    <w:iCs w:val="1"/>
                  </w:rPr>
                </w:pPr>
                <w:r w:rsidDel="00000000" w:rsidR="00000000" w:rsidRPr="00000000">
                  <w:rPr>
                    <w:i w:val="1"/>
                    <w:iCs w:val="1"/>
                    <w:rtl w:val="0"/>
                  </w:rPr>
                  <w:t xml:space="preserve">Tutor reflections</w:t>
                </w:r>
              </w:p>
              <w:p w:rsidR="00000000" w:rsidDel="00000000" w:rsidP="00000000" w:rsidRDefault="00000000" w:rsidRPr="00000000" w14:paraId="0000038E">
                <w:pPr>
                  <w:numPr>
                    <w:ilvl w:val="0"/>
                    <w:numId w:val="38"/>
                  </w:numPr>
                  <w:tabs>
                    <w:tab w:val="left" w:leader="none" w:pos="465"/>
                  </w:tabs>
                  <w:spacing w:line="252.00000000000003" w:lineRule="auto"/>
                  <w:ind w:left="465" w:hanging="360"/>
                  <w:rPr>
                    <w:rFonts w:ascii="Arial" w:cs="Arial" w:eastAsia="Arial" w:hAnsi="Arial"/>
                    <w:i w:val="1"/>
                    <w:iCs w:val="1"/>
                  </w:rPr>
                </w:pPr>
                <w:r w:rsidDel="00000000" w:rsidR="00000000" w:rsidRPr="00000000">
                  <w:rPr>
                    <w:i w:val="1"/>
                    <w:iCs w:val="1"/>
                    <w:rtl w:val="0"/>
                  </w:rPr>
                  <w:t xml:space="preserve">Feedback form</w:t>
                </w:r>
              </w:p>
              <w:p w:rsidR="00000000" w:rsidDel="00000000" w:rsidP="00000000" w:rsidRDefault="00000000" w:rsidRPr="00000000" w14:paraId="0000038F">
                <w:pPr>
                  <w:numPr>
                    <w:ilvl w:val="0"/>
                    <w:numId w:val="38"/>
                  </w:numPr>
                  <w:tabs>
                    <w:tab w:val="left" w:leader="none" w:pos="465"/>
                  </w:tabs>
                  <w:spacing w:before="4" w:lineRule="auto"/>
                  <w:ind w:left="465" w:hanging="360"/>
                  <w:rPr>
                    <w:rFonts w:ascii="Arial" w:cs="Arial" w:eastAsia="Arial" w:hAnsi="Arial"/>
                    <w:i w:val="1"/>
                    <w:iCs w:val="1"/>
                  </w:rPr>
                </w:pPr>
                <w:r w:rsidDel="00000000" w:rsidR="00000000" w:rsidRPr="00000000">
                  <w:rPr>
                    <w:i w:val="1"/>
                    <w:iCs w:val="1"/>
                    <w:rtl w:val="0"/>
                  </w:rPr>
                  <w:t xml:space="preserve">Sample outputs from tool</w:t>
                </w:r>
              </w:p>
            </w:tc>
          </w:tr>
        </w:tbl>
      </w:sdtContent>
    </w:sdt>
    <w:p w:rsidR="00000000" w:rsidDel="00000000" w:rsidP="00000000" w:rsidRDefault="00000000" w:rsidRPr="00000000" w14:paraId="00000390">
      <w:pPr>
        <w:rPr>
          <w:i w:val="1"/>
          <w:iCs w:val="1"/>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4">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26" name=""/>
                <a:graphic>
                  <a:graphicData uri="http://schemas.microsoft.com/office/word/2010/wordprocessingShape">
                    <wps:wsp>
                      <wps:cNvSpPr/>
                      <wps:cNvPr id="30" name="Shape 30"/>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2: Project Outputs &amp; Benefits</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26" name="image27.png"/>
                <a:graphic>
                  <a:graphicData uri="http://schemas.openxmlformats.org/drawingml/2006/picture">
                    <pic:pic>
                      <pic:nvPicPr>
                        <pic:cNvPr id="0" name="image27.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pStyle w:val="Heading1"/>
        <w:spacing w:before="1" w:lineRule="auto"/>
        <w:ind w:left="144" w:firstLine="0"/>
        <w:rPr/>
      </w:pPr>
      <w:r w:rsidDel="00000000" w:rsidR="00000000" w:rsidRPr="00000000">
        <w:rPr>
          <w:rtl w:val="0"/>
        </w:rPr>
        <w:t xml:space="preserve">Outputs and Benefits by Stakeholder.</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stakeholder groups below, provide a brief description of the anticipated:</w:t>
      </w:r>
    </w:p>
    <w:p w:rsidR="00000000" w:rsidDel="00000000" w:rsidP="00000000" w:rsidRDefault="00000000" w:rsidRPr="00000000" w14:paraId="00000398">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64"/>
        </w:tabs>
        <w:spacing w:after="0" w:before="121" w:line="240" w:lineRule="auto"/>
        <w:ind w:left="86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Outputs</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will be produced or delivered; and</w:t>
      </w:r>
    </w:p>
    <w:p w:rsidR="00000000" w:rsidDel="00000000" w:rsidP="00000000" w:rsidRDefault="00000000" w:rsidRPr="00000000" w14:paraId="00000399">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64"/>
        </w:tabs>
        <w:spacing w:after="0" w:before="119" w:line="240" w:lineRule="auto"/>
        <w:ind w:left="86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Benefits</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improvements or gains are expected.</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9"/>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4301" w:hRule="atLeast"/>
          <w:tblHeader w:val="0"/>
        </w:trPr>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Anticipated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outputs for the UK institution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relation to its international strategy) (200 words max)</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pPr>
            <w:r w:rsidDel="00000000" w:rsidR="00000000" w:rsidRPr="00000000">
              <w:rPr>
                <w:rtl w:val="0"/>
              </w:rPr>
            </w:r>
          </w:p>
          <w:p w:rsidR="00000000" w:rsidDel="00000000" w:rsidP="00000000" w:rsidRDefault="00000000" w:rsidRPr="00000000" w14:paraId="0000039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404" w:hanging="360"/>
              <w:jc w:val="both"/>
              <w:rPr>
                <w:u w:val="none"/>
              </w:rPr>
            </w:pPr>
            <w:r w:rsidDel="00000000" w:rsidR="00000000" w:rsidRPr="00000000">
              <w:rPr>
                <w:rtl w:val="0"/>
              </w:rPr>
              <w:t xml:space="preserve">Joint OU–Ifes framework for expanding access to regionally specialised expertise through distance learning.</w:t>
            </w:r>
          </w:p>
          <w:p w:rsidR="00000000" w:rsidDel="00000000" w:rsidP="00000000" w:rsidRDefault="00000000" w:rsidRPr="00000000" w14:paraId="0000039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404" w:hanging="360"/>
              <w:jc w:val="both"/>
              <w:rPr>
                <w:u w:val="none"/>
              </w:rPr>
            </w:pPr>
            <w:r w:rsidDel="00000000" w:rsidR="00000000" w:rsidRPr="00000000">
              <w:rPr>
                <w:rtl w:val="0"/>
              </w:rPr>
              <w:t xml:space="preserve">Strategic roadmap identifying future online and transnational education opportunities between the partner institutions.</w:t>
            </w:r>
          </w:p>
          <w:p w:rsidR="00000000" w:rsidDel="00000000" w:rsidP="00000000" w:rsidRDefault="00000000" w:rsidRPr="00000000" w14:paraId="000003A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404" w:hanging="360"/>
              <w:jc w:val="both"/>
              <w:rPr>
                <w:u w:val="none"/>
              </w:rPr>
            </w:pPr>
            <w:r w:rsidDel="00000000" w:rsidR="00000000" w:rsidRPr="00000000">
              <w:rPr>
                <w:rtl w:val="0"/>
              </w:rPr>
              <w:t xml:space="preserve">Mapping report of regionally specialised educational provision across selected Ifes campuses.</w:t>
            </w:r>
          </w:p>
          <w:p w:rsidR="00000000" w:rsidDel="00000000" w:rsidP="00000000" w:rsidRDefault="00000000" w:rsidRPr="00000000" w14:paraId="000003A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404" w:hanging="360"/>
              <w:jc w:val="both"/>
              <w:rPr>
                <w:u w:val="none"/>
              </w:rPr>
            </w:pPr>
            <w:r w:rsidDel="00000000" w:rsidR="00000000" w:rsidRPr="00000000">
              <w:rPr>
                <w:rtl w:val="0"/>
              </w:rPr>
              <w:t xml:space="preserve">Joint Community of Practice connecting OU and Ifes staff involved in distance learning and internationalisation.</w:t>
            </w:r>
          </w:p>
          <w:p w:rsidR="00000000" w:rsidDel="00000000" w:rsidP="00000000" w:rsidRDefault="00000000" w:rsidRPr="00000000" w14:paraId="000003A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404" w:hanging="360"/>
              <w:jc w:val="both"/>
              <w:rPr>
                <w:u w:val="none"/>
              </w:rPr>
            </w:pPr>
            <w:r w:rsidDel="00000000" w:rsidR="00000000" w:rsidRPr="00000000">
              <w:rPr>
                <w:rtl w:val="0"/>
              </w:rPr>
              <w:t xml:space="preserve">Series of workshops and knowledge-sharing resources on distance learning, quality assurance, accessibility, and learner support.</w:t>
            </w:r>
          </w:p>
          <w:p w:rsidR="00000000" w:rsidDel="00000000" w:rsidP="00000000" w:rsidRDefault="00000000" w:rsidRPr="00000000" w14:paraId="000003A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404" w:hanging="360"/>
              <w:jc w:val="both"/>
              <w:rPr>
                <w:u w:val="none"/>
              </w:rPr>
            </w:pPr>
            <w:r w:rsidDel="00000000" w:rsidR="00000000" w:rsidRPr="00000000">
              <w:rPr>
                <w:rtl w:val="0"/>
              </w:rPr>
              <w:t xml:space="preserve">Recommendations for future curriculum development, online provision, and international collaboration activities.</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pPr>
            <w:r w:rsidDel="00000000" w:rsidR="00000000" w:rsidRPr="00000000">
              <w:rPr>
                <w:rtl w:val="0"/>
              </w:rPr>
            </w:r>
          </w:p>
        </w:tc>
        <w:tc>
          <w:tcPr>
            <w:shd w:fill="eeeeee"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specific, tangible outputs that will be created or delivered for your institution (in relation to its international strategy). These could include resources, tools, publications, workshops, events, new processes, or formal agreements. Focus on what the project will produce, not general aims or activities.</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Good examples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163" w:hanging="36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Joint research article submitted with overseas partner to strengthen international publication record.</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250" w:hanging="36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Draft framework for cross-border dissertation supervision piloted across two faculties.</w:t>
            </w:r>
          </w:p>
        </w:tc>
      </w:tr>
    </w:tbl>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0"/>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849" w:hRule="atLeast"/>
          <w:tblHeader w:val="0"/>
        </w:trPr>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Anticipated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benefits for the UK institution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relation to its international strategy) (200 words max)</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pPr>
            <w:r w:rsidDel="00000000" w:rsidR="00000000" w:rsidRPr="00000000">
              <w:rPr>
                <w:rtl w:val="0"/>
              </w:rPr>
              <w:t xml:space="preserve">develop the institutional, pedagogical, and strategic foundations for future transnational education (TNE) collaboration in inclusive digital education and AI-enabled professional development</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pPr>
            <w:r w:rsidDel="00000000" w:rsidR="00000000" w:rsidRPr="00000000">
              <w:rPr>
                <w:rtl w:val="0"/>
              </w:rPr>
              <w:t xml:space="preserve">Nurture partnership</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pPr>
            <w:r w:rsidDel="00000000" w:rsidR="00000000" w:rsidRPr="00000000">
              <w:rPr>
                <w:rtl w:val="0"/>
              </w:rPr>
              <w:t xml:space="preserve">Future research collaboration</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pPr>
            <w:r w:rsidDel="00000000" w:rsidR="00000000" w:rsidRPr="00000000">
              <w:rPr>
                <w:rtl w:val="0"/>
              </w:rPr>
              <w:t xml:space="preserve">Future curriculum co-creation &amp; qualification co-delivery</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pPr>
            <w:r w:rsidDel="00000000" w:rsidR="00000000" w:rsidRPr="00000000">
              <w:rPr>
                <w:rtl w:val="0"/>
              </w:rPr>
              <w:t xml:space="preserve">Knowledge exchange….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pPr>
            <w:r w:rsidDel="00000000" w:rsidR="00000000" w:rsidRPr="00000000">
              <w:rPr>
                <w:rtl w:val="0"/>
              </w:rPr>
              <w:t xml:space="preserve">Environmental knowledge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pPr>
            <w:r w:rsidDel="00000000" w:rsidR="00000000" w:rsidRPr="00000000">
              <w:rPr>
                <w:rtl w:val="0"/>
              </w:rPr>
            </w:r>
          </w:p>
          <w:p w:rsidR="00000000" w:rsidDel="00000000" w:rsidP="00000000" w:rsidRDefault="00000000" w:rsidRPr="00000000" w14:paraId="000003B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404" w:hanging="360"/>
              <w:jc w:val="both"/>
              <w:rPr>
                <w:u w:val="none"/>
              </w:rPr>
            </w:pPr>
            <w:r w:rsidDel="00000000" w:rsidR="00000000" w:rsidRPr="00000000">
              <w:rPr>
                <w:rtl w:val="0"/>
              </w:rPr>
              <w:t xml:space="preserve">Stronger institutional foundations for future transnational education collaboration with Brazil and Latin America.</w:t>
            </w:r>
          </w:p>
          <w:p w:rsidR="00000000" w:rsidDel="00000000" w:rsidP="00000000" w:rsidRDefault="00000000" w:rsidRPr="00000000" w14:paraId="000003B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404" w:hanging="360"/>
              <w:jc w:val="both"/>
              <w:rPr>
                <w:u w:val="none"/>
              </w:rPr>
            </w:pPr>
            <w:r w:rsidDel="00000000" w:rsidR="00000000" w:rsidRPr="00000000">
              <w:rPr>
                <w:rtl w:val="0"/>
              </w:rPr>
              <w:t xml:space="preserve">Enhanced understanding of how regionally specialised expertise can be expanded through high-quality distance learning and online provision.</w:t>
            </w:r>
          </w:p>
          <w:p w:rsidR="00000000" w:rsidDel="00000000" w:rsidP="00000000" w:rsidRDefault="00000000" w:rsidRPr="00000000" w14:paraId="000003B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404" w:hanging="360"/>
              <w:jc w:val="both"/>
              <w:rPr>
                <w:u w:val="none"/>
              </w:rPr>
            </w:pPr>
            <w:r w:rsidDel="00000000" w:rsidR="00000000" w:rsidRPr="00000000">
              <w:rPr>
                <w:rtl w:val="0"/>
              </w:rPr>
              <w:t xml:space="preserve">Increased opportunities for future research collaboration in digital education, inclusion, sustainability, and AI-enabled professional development.</w:t>
            </w:r>
          </w:p>
          <w:p w:rsidR="00000000" w:rsidDel="00000000" w:rsidP="00000000" w:rsidRDefault="00000000" w:rsidRPr="00000000" w14:paraId="000003B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404" w:hanging="360"/>
              <w:jc w:val="both"/>
              <w:rPr>
                <w:u w:val="none"/>
              </w:rPr>
            </w:pPr>
            <w:r w:rsidDel="00000000" w:rsidR="00000000" w:rsidRPr="00000000">
              <w:rPr>
                <w:rtl w:val="0"/>
              </w:rPr>
              <w:t xml:space="preserve">Stronger international partnerships and networks supporting future curriculum co-creation and joint educational initiatives.</w:t>
            </w:r>
          </w:p>
          <w:p w:rsidR="00000000" w:rsidDel="00000000" w:rsidP="00000000" w:rsidRDefault="00000000" w:rsidRPr="00000000" w14:paraId="000003B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404" w:hanging="360"/>
              <w:jc w:val="both"/>
              <w:rPr>
                <w:u w:val="none"/>
              </w:rPr>
            </w:pPr>
            <w:r w:rsidDel="00000000" w:rsidR="00000000" w:rsidRPr="00000000">
              <w:rPr>
                <w:rtl w:val="0"/>
              </w:rPr>
              <w:t xml:space="preserve">Improved institutional knowledge of educational approaches linked to regional development, environmental sustainability, and community engagement.</w:t>
            </w:r>
          </w:p>
          <w:p w:rsidR="00000000" w:rsidDel="00000000" w:rsidP="00000000" w:rsidRDefault="00000000" w:rsidRPr="00000000" w14:paraId="000003B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404" w:hanging="360"/>
              <w:jc w:val="both"/>
              <w:rPr>
                <w:u w:val="none"/>
              </w:rPr>
            </w:pPr>
            <w:r w:rsidDel="00000000" w:rsidR="00000000" w:rsidRPr="00000000">
              <w:rPr>
                <w:rtl w:val="0"/>
              </w:rPr>
              <w:t xml:space="preserve">Greater readiness to develop future online, blended, and transnational education opportunities aligned with The Open University’s internationalisation objectives.</w:t>
            </w:r>
          </w:p>
        </w:tc>
        <w:tc>
          <w:tcPr>
            <w:shd w:fill="eeeeee" w:val="cle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what your institution will gain or improve as a result of the project (in relation to its international strategy). These may include improved skills or knowledge, increased visibility, stronger networks, or better alignment with strategic goals.</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Good examples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555"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Stronger institutional positioning for future ASEAN research partnerships.</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641"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Enhanced internal understanding of international quality assurance practices.</w:t>
            </w:r>
          </w:p>
        </w:tc>
      </w:tr>
    </w:tbl>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1"/>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516" w:hRule="atLeast"/>
          <w:tblHeader w:val="0"/>
        </w:trPr>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Anticipated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outputs for your department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 words max)</w:t>
            </w:r>
          </w:p>
          <w:p w:rsidR="00000000" w:rsidDel="00000000" w:rsidP="00000000" w:rsidRDefault="00000000" w:rsidRPr="00000000" w14:paraId="000003C8">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222" w:hanging="360"/>
              <w:jc w:val="left"/>
              <w:rPr>
                <w:u w:val="none"/>
              </w:rPr>
            </w:pPr>
            <w:r w:rsidDel="00000000" w:rsidR="00000000" w:rsidRPr="00000000">
              <w:rPr>
                <w:rtl w:val="0"/>
              </w:rPr>
              <w:t xml:space="preserve">Joint framework for scaling regionally specialised expertise through distance learning and online education.</w:t>
            </w:r>
          </w:p>
          <w:p w:rsidR="00000000" w:rsidDel="00000000" w:rsidP="00000000" w:rsidRDefault="00000000" w:rsidRPr="00000000" w14:paraId="000003C9">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222" w:hanging="360"/>
              <w:jc w:val="left"/>
              <w:rPr>
                <w:u w:val="none"/>
              </w:rPr>
            </w:pPr>
            <w:r w:rsidDel="00000000" w:rsidR="00000000" w:rsidRPr="00000000">
              <w:rPr>
                <w:rtl w:val="0"/>
              </w:rPr>
              <w:t xml:space="preserve">Strategic roadmap identifying future opportunities for international curriculum development and transnational education collaboration.</w:t>
            </w:r>
          </w:p>
          <w:p w:rsidR="00000000" w:rsidDel="00000000" w:rsidP="00000000" w:rsidRDefault="00000000" w:rsidRPr="00000000" w14:paraId="000003CA">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222" w:hanging="360"/>
              <w:jc w:val="left"/>
              <w:rPr>
                <w:u w:val="none"/>
              </w:rPr>
            </w:pPr>
            <w:r w:rsidDel="00000000" w:rsidR="00000000" w:rsidRPr="00000000">
              <w:rPr>
                <w:rtl w:val="0"/>
              </w:rPr>
              <w:t xml:space="preserve">Repository of case studies on regionally embedded educational provision, sustainability, and inclusive online learning.</w:t>
            </w:r>
          </w:p>
          <w:p w:rsidR="00000000" w:rsidDel="00000000" w:rsidP="00000000" w:rsidRDefault="00000000" w:rsidRPr="00000000" w14:paraId="000003CB">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222" w:hanging="360"/>
              <w:jc w:val="left"/>
              <w:rPr>
                <w:u w:val="none"/>
              </w:rPr>
            </w:pPr>
            <w:r w:rsidDel="00000000" w:rsidR="00000000" w:rsidRPr="00000000">
              <w:rPr>
                <w:rtl w:val="0"/>
              </w:rPr>
              <w:t xml:space="preserve">Joint workshops and knowledge exchange resources on distance learning, learner support, accessibility, quality assurance, and AI-enabled professional development.</w:t>
            </w:r>
          </w:p>
          <w:p w:rsidR="00000000" w:rsidDel="00000000" w:rsidP="00000000" w:rsidRDefault="00000000" w:rsidRPr="00000000" w14:paraId="000003CC">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222" w:hanging="360"/>
              <w:jc w:val="left"/>
              <w:rPr>
                <w:u w:val="none"/>
              </w:rPr>
            </w:pPr>
            <w:r w:rsidDel="00000000" w:rsidR="00000000" w:rsidRPr="00000000">
              <w:rPr>
                <w:rtl w:val="0"/>
              </w:rPr>
              <w:t xml:space="preserve">Community of Practice connecting IET and Ifes staff involved in digital education, online learning, and international collaboration.</w:t>
            </w:r>
          </w:p>
          <w:p w:rsidR="00000000" w:rsidDel="00000000" w:rsidP="00000000" w:rsidRDefault="00000000" w:rsidRPr="00000000" w14:paraId="000003CD">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222" w:hanging="360"/>
              <w:jc w:val="left"/>
              <w:rPr>
                <w:u w:val="none"/>
              </w:rPr>
            </w:pPr>
            <w:r w:rsidDel="00000000" w:rsidR="00000000" w:rsidRPr="00000000">
              <w:rPr>
                <w:rtl w:val="0"/>
              </w:rPr>
              <w:t xml:space="preserve">Mapping report identifying opportunities for future collaborative research, curriculum co-creation, and online educational initiatives.</w:t>
            </w:r>
          </w:p>
        </w:tc>
        <w:tc>
          <w:tcPr>
            <w:shd w:fill="f4f4f4" w:val="cle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6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specific, tangible outputs that will be created or delivered for your department/faculty. These could include resources, tools, publications, workshops, events, new processes, or formal agreements. Focus on what the project will produce, not general aims or activities.</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Good examples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w:t>
            </w:r>
          </w:p>
          <w:p w:rsidR="00000000" w:rsidDel="00000000" w:rsidP="00000000" w:rsidRDefault="00000000" w:rsidRPr="00000000" w14:paraId="000003D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465"/>
              </w:tabs>
              <w:spacing w:after="0" w:before="121" w:line="240" w:lineRule="auto"/>
              <w:ind w:left="465" w:right="32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Co-designed training materials on graduate employability tailored for final-year students.</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359"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Workshop series delivered on inclusive teaching methods for early-career lecturers.</w:t>
            </w:r>
          </w:p>
        </w:tc>
      </w:tr>
    </w:tbl>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2"/>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597" w:hRule="atLeast"/>
          <w:tblHeader w:val="0"/>
        </w:trPr>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Anticipated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benefits for your department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 words max)</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222" w:firstLine="0"/>
              <w:jc w:val="left"/>
              <w:rPr/>
            </w:pPr>
            <w:r w:rsidDel="00000000" w:rsidR="00000000" w:rsidRPr="00000000">
              <w:rPr>
                <w:rtl w:val="0"/>
              </w:rPr>
            </w:r>
          </w:p>
          <w:p w:rsidR="00000000" w:rsidDel="00000000" w:rsidP="00000000" w:rsidRDefault="00000000" w:rsidRPr="00000000" w14:paraId="000003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 w:line="240" w:lineRule="auto"/>
              <w:ind w:left="720" w:right="222" w:hanging="360"/>
              <w:jc w:val="left"/>
              <w:rPr>
                <w:u w:val="none"/>
              </w:rPr>
            </w:pPr>
            <w:r w:rsidDel="00000000" w:rsidR="00000000" w:rsidRPr="00000000">
              <w:rPr>
                <w:rtl w:val="0"/>
              </w:rPr>
              <w:t xml:space="preserve">Enhanced understanding of how regionally specialised expertise can be adapted and scaled through distance learning and online education.</w:t>
            </w:r>
          </w:p>
          <w:p w:rsidR="00000000" w:rsidDel="00000000" w:rsidP="00000000" w:rsidRDefault="00000000" w:rsidRPr="00000000" w14:paraId="000003D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222" w:hanging="360"/>
              <w:jc w:val="left"/>
              <w:rPr>
                <w:u w:val="none"/>
              </w:rPr>
            </w:pPr>
            <w:r w:rsidDel="00000000" w:rsidR="00000000" w:rsidRPr="00000000">
              <w:rPr>
                <w:rtl w:val="0"/>
              </w:rPr>
              <w:t xml:space="preserve">Increased opportunities for international collaboration in digital education, inclusive learning, sustainability, and AI-enabled professional development.</w:t>
            </w:r>
          </w:p>
          <w:p w:rsidR="00000000" w:rsidDel="00000000" w:rsidP="00000000" w:rsidRDefault="00000000" w:rsidRPr="00000000" w14:paraId="000003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222" w:hanging="360"/>
              <w:jc w:val="left"/>
              <w:rPr>
                <w:u w:val="none"/>
              </w:rPr>
            </w:pPr>
            <w:r w:rsidDel="00000000" w:rsidR="00000000" w:rsidRPr="00000000">
              <w:rPr>
                <w:rtl w:val="0"/>
              </w:rPr>
              <w:t xml:space="preserve">Stronger partnerships and networks supporting future research, curriculum co-creation, and transnational education initiatives.</w:t>
            </w:r>
          </w:p>
          <w:p w:rsidR="00000000" w:rsidDel="00000000" w:rsidP="00000000" w:rsidRDefault="00000000" w:rsidRPr="00000000" w14:paraId="000003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222" w:hanging="360"/>
              <w:jc w:val="left"/>
              <w:rPr>
                <w:u w:val="none"/>
              </w:rPr>
            </w:pPr>
            <w:r w:rsidDel="00000000" w:rsidR="00000000" w:rsidRPr="00000000">
              <w:rPr>
                <w:rtl w:val="0"/>
              </w:rPr>
              <w:t xml:space="preserve">Greater awareness of educational approaches that connect learning provision to regional development, environmental challenges, and community needs.</w:t>
            </w:r>
          </w:p>
          <w:p w:rsidR="00000000" w:rsidDel="00000000" w:rsidP="00000000" w:rsidRDefault="00000000" w:rsidRPr="00000000" w14:paraId="000003D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222" w:hanging="360"/>
              <w:jc w:val="left"/>
              <w:rPr>
                <w:u w:val="none"/>
              </w:rPr>
            </w:pPr>
            <w:r w:rsidDel="00000000" w:rsidR="00000000" w:rsidRPr="00000000">
              <w:rPr>
                <w:rtl w:val="0"/>
              </w:rPr>
              <w:t xml:space="preserve">Improved staff knowledge of the Brazilian higher education and distance learning landscape, supporting future international engagement activities.</w:t>
            </w:r>
          </w:p>
          <w:p w:rsidR="00000000" w:rsidDel="00000000" w:rsidP="00000000" w:rsidRDefault="00000000" w:rsidRPr="00000000" w14:paraId="000003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222" w:hanging="360"/>
              <w:jc w:val="left"/>
              <w:rPr>
                <w:u w:val="none"/>
              </w:rPr>
            </w:pPr>
            <w:r w:rsidDel="00000000" w:rsidR="00000000" w:rsidRPr="00000000">
              <w:rPr>
                <w:rtl w:val="0"/>
              </w:rPr>
              <w:t xml:space="preserve">Strengthened capacity to develop innovative and inclusive online learning opportunities with international partners.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222" w:firstLine="0"/>
              <w:jc w:val="left"/>
              <w:rPr/>
            </w:pPr>
            <w:r w:rsidDel="00000000" w:rsidR="00000000" w:rsidRPr="00000000">
              <w:rPr>
                <w:rtl w:val="0"/>
              </w:rPr>
            </w:r>
          </w:p>
        </w:tc>
        <w:tc>
          <w:tcPr>
            <w:shd w:fill="eeeeee" w:val="cle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5" w:right="1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what your department/faculty will gain or improve as a result of the project. These may include improved skills or knowledge, increased visibility, stronger networks, or better alignment with strategic goals.</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Good examples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483"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Improved staff capacity to embed employability themes in curriculum design.</w:t>
            </w:r>
          </w:p>
          <w:p w:rsidR="00000000" w:rsidDel="00000000" w:rsidP="00000000" w:rsidRDefault="00000000" w:rsidRPr="00000000" w14:paraId="000003E1">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465"/>
              </w:tabs>
              <w:spacing w:after="0" w:before="251" w:line="240" w:lineRule="auto"/>
              <w:ind w:left="465" w:right="285"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Increased opportunities for academic staff to engage in international collaboration.</w:t>
            </w:r>
          </w:p>
        </w:tc>
      </w:tr>
    </w:tbl>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3"/>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4104" w:hRule="atLeast"/>
          <w:tblHeader w:val="0"/>
        </w:trPr>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Anticipated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outputs for your partner(s)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 words max)</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222" w:firstLine="0"/>
              <w:jc w:val="left"/>
              <w:rPr/>
            </w:pPr>
            <w:r w:rsidDel="00000000" w:rsidR="00000000" w:rsidRPr="00000000">
              <w:rPr>
                <w:rtl w:val="0"/>
              </w:rPr>
            </w:r>
          </w:p>
          <w:p w:rsidR="00000000" w:rsidDel="00000000" w:rsidP="00000000" w:rsidRDefault="00000000" w:rsidRPr="00000000" w14:paraId="000003E5">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afterAutospacing="0" w:before="2" w:line="240" w:lineRule="auto"/>
              <w:ind w:left="720" w:right="222" w:hanging="360"/>
              <w:jc w:val="left"/>
              <w:rPr>
                <w:u w:val="none"/>
              </w:rPr>
            </w:pPr>
            <w:r w:rsidDel="00000000" w:rsidR="00000000" w:rsidRPr="00000000">
              <w:rPr>
                <w:rtl w:val="0"/>
              </w:rPr>
              <w:t xml:space="preserve">Joint framework for expanding access to regionally specialised expertise through distance learning and online education.</w:t>
            </w:r>
          </w:p>
          <w:p w:rsidR="00000000" w:rsidDel="00000000" w:rsidP="00000000" w:rsidRDefault="00000000" w:rsidRPr="00000000" w14:paraId="000003E6">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222" w:hanging="360"/>
              <w:jc w:val="left"/>
              <w:rPr>
                <w:u w:val="none"/>
              </w:rPr>
            </w:pPr>
            <w:r w:rsidDel="00000000" w:rsidR="00000000" w:rsidRPr="00000000">
              <w:rPr>
                <w:rtl w:val="0"/>
              </w:rPr>
              <w:t xml:space="preserve">Strategic roadmap identifying future opportunities for online and transnational education development within the Ifes network.</w:t>
            </w:r>
          </w:p>
          <w:p w:rsidR="00000000" w:rsidDel="00000000" w:rsidP="00000000" w:rsidRDefault="00000000" w:rsidRPr="00000000" w14:paraId="000003E7">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222" w:hanging="360"/>
              <w:jc w:val="left"/>
              <w:rPr>
                <w:u w:val="none"/>
              </w:rPr>
            </w:pPr>
            <w:r w:rsidDel="00000000" w:rsidR="00000000" w:rsidRPr="00000000">
              <w:rPr>
                <w:rtl w:val="0"/>
              </w:rPr>
              <w:t xml:space="preserve">Knowledge exchange workshops and training resources on distance learning design, learner support, accessibility, quality assurance, and digital education.</w:t>
            </w:r>
          </w:p>
          <w:p w:rsidR="00000000" w:rsidDel="00000000" w:rsidP="00000000" w:rsidRDefault="00000000" w:rsidRPr="00000000" w14:paraId="000003E8">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222" w:hanging="360"/>
              <w:jc w:val="left"/>
              <w:rPr>
                <w:u w:val="none"/>
              </w:rPr>
            </w:pPr>
            <w:r w:rsidDel="00000000" w:rsidR="00000000" w:rsidRPr="00000000">
              <w:rPr>
                <w:rtl w:val="0"/>
              </w:rPr>
              <w:t xml:space="preserve">Mapping report highlighting regionally specialised expertise across selected Ifes campuses and opportunities for wider educational reach.</w:t>
            </w:r>
          </w:p>
          <w:p w:rsidR="00000000" w:rsidDel="00000000" w:rsidP="00000000" w:rsidRDefault="00000000" w:rsidRPr="00000000" w14:paraId="000003E9">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222" w:hanging="360"/>
              <w:jc w:val="left"/>
              <w:rPr>
                <w:u w:val="none"/>
              </w:rPr>
            </w:pPr>
            <w:r w:rsidDel="00000000" w:rsidR="00000000" w:rsidRPr="00000000">
              <w:rPr>
                <w:rtl w:val="0"/>
              </w:rPr>
              <w:t xml:space="preserve">Joint Community of Practice connecting Ifes and OU staff to support ongoing collaboration and knowledge sharing.</w:t>
            </w:r>
          </w:p>
          <w:p w:rsidR="00000000" w:rsidDel="00000000" w:rsidP="00000000" w:rsidRDefault="00000000" w:rsidRPr="00000000" w14:paraId="000003EA">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beforeAutospacing="0" w:line="240" w:lineRule="auto"/>
              <w:ind w:left="720" w:right="222" w:hanging="360"/>
              <w:jc w:val="left"/>
              <w:rPr>
                <w:u w:val="none"/>
              </w:rPr>
            </w:pPr>
            <w:r w:rsidDel="00000000" w:rsidR="00000000" w:rsidRPr="00000000">
              <w:rPr>
                <w:rtl w:val="0"/>
              </w:rPr>
              <w:t xml:space="preserve">Recommendations to inform future curriculum development, online provision, and international partnership activities.</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222" w:firstLine="0"/>
              <w:jc w:val="left"/>
              <w:rPr/>
            </w:pPr>
            <w:r w:rsidDel="00000000" w:rsidR="00000000" w:rsidRPr="00000000">
              <w:rPr>
                <w:rtl w:val="0"/>
              </w:rPr>
            </w:r>
          </w:p>
        </w:tc>
        <w:tc>
          <w:tcPr>
            <w:shd w:fill="eeeeee" w:val="cle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5" w:right="2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specific, tangible outputs that will be created or delivered for your partner(s). These could include resources, tools, publications, workshops, events, new processes, or formal agreements. Focus on what the project will produce, not general aims or activities.</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Good examples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407"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Guide for curriculum mapping developed collaboratively for the partner’s engineering department.</w:t>
            </w:r>
            <w:r w:rsidDel="00000000" w:rsidR="00000000" w:rsidRPr="00000000">
              <w:rPr>
                <w:rtl w:val="0"/>
              </w:rPr>
            </w:r>
          </w:p>
          <w:p w:rsidR="00000000" w:rsidDel="00000000" w:rsidP="00000000" w:rsidRDefault="00000000" w:rsidRPr="00000000" w14:paraId="000003F0">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465"/>
              </w:tabs>
              <w:spacing w:after="0" w:before="251" w:line="240" w:lineRule="auto"/>
              <w:ind w:left="465" w:right="138" w:hanging="360"/>
              <w:jc w:val="left"/>
              <w:rPr>
                <w:rFonts w:ascii="Noto Sans Symbols" w:cs="Noto Sans Symbols" w:eastAsia="Noto Sans Symbols" w:hAnsi="Noto Sans Symbols"/>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Public-facing webinar hosted by the partner to share project findings locally.</w:t>
            </w:r>
            <w:r w:rsidDel="00000000" w:rsidR="00000000" w:rsidRPr="00000000">
              <w:rPr>
                <w:rtl w:val="0"/>
              </w:rPr>
            </w:r>
          </w:p>
        </w:tc>
      </w:tr>
    </w:tbl>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1"/>
          <w:szCs w:val="21"/>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4">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6" name=""/>
                <a:graphic>
                  <a:graphicData uri="http://schemas.microsoft.com/office/word/2010/wordprocessingShape">
                    <wps:wsp>
                      <wps:cNvSpPr/>
                      <wps:cNvPr id="7" name="Shape 7"/>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2: Outcomes</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6"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spacing w:before="1" w:lineRule="auto"/>
        <w:ind w:left="144" w:right="0" w:firstLine="0"/>
        <w:jc w:val="left"/>
        <w:rPr>
          <w:b w:val="1"/>
          <w:bCs w:val="1"/>
          <w:sz w:val="22"/>
          <w:szCs w:val="22"/>
        </w:rPr>
      </w:pPr>
      <w:r w:rsidDel="00000000" w:rsidR="00000000" w:rsidRPr="00000000">
        <w:rPr>
          <w:b w:val="1"/>
          <w:bCs w:val="1"/>
          <w:sz w:val="22"/>
          <w:szCs w:val="22"/>
          <w:rtl w:val="0"/>
        </w:rPr>
        <w:t xml:space="preserve">OUTCOMES</w:t>
      </w:r>
    </w:p>
    <w:p w:rsidR="00000000" w:rsidDel="00000000" w:rsidP="00000000" w:rsidRDefault="00000000" w:rsidRPr="00000000" w14:paraId="000003F7">
      <w:pPr>
        <w:pStyle w:val="Heading1"/>
        <w:spacing w:before="119" w:lineRule="auto"/>
        <w:ind w:left="144" w:firstLine="0"/>
        <w:rPr/>
      </w:pPr>
      <w:r w:rsidDel="00000000" w:rsidR="00000000" w:rsidRPr="00000000">
        <w:rPr>
          <w:rtl w:val="0"/>
        </w:rPr>
        <w:t xml:space="preserve">What are the expected outcomes of the proposed project?</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up to five expected outcomes of your project. These should include a mix of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 (such as tangibles, tools, or uptake) and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soft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 (such as capacity development, relationship building, or increased understanding).</w:t>
      </w:r>
    </w:p>
    <w:p w:rsidR="00000000" w:rsidDel="00000000" w:rsidP="00000000" w:rsidRDefault="00000000" w:rsidRPr="00000000" w14:paraId="000003F9">
      <w:pPr>
        <w:spacing w:before="119" w:lineRule="auto"/>
        <w:ind w:left="144" w:right="351" w:firstLine="0"/>
        <w:jc w:val="left"/>
        <w:rPr>
          <w:sz w:val="22"/>
          <w:szCs w:val="22"/>
        </w:rPr>
      </w:pPr>
      <w:r w:rsidDel="00000000" w:rsidR="00000000" w:rsidRPr="00000000">
        <w:rPr>
          <w:sz w:val="22"/>
          <w:szCs w:val="22"/>
          <w:rtl w:val="0"/>
        </w:rPr>
        <w:t xml:space="preserve">Focus on what will change, improve, or be achieved as a result of your project — </w:t>
      </w:r>
      <w:r w:rsidDel="00000000" w:rsidR="00000000" w:rsidRPr="00000000">
        <w:rPr>
          <w:b w:val="1"/>
          <w:bCs w:val="1"/>
          <w:sz w:val="22"/>
          <w:szCs w:val="22"/>
          <w:rtl w:val="0"/>
        </w:rPr>
        <w:t xml:space="preserve">not what activities you will do</w:t>
      </w:r>
      <w:r w:rsidDel="00000000" w:rsidR="00000000" w:rsidRPr="00000000">
        <w:rPr>
          <w:sz w:val="22"/>
          <w:szCs w:val="22"/>
          <w:rtl w:val="0"/>
        </w:rPr>
        <w:t xml:space="preserve">.</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 should be specific enough to support monitoring and evaluation later.</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4"/>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9613" w:hRule="atLeast"/>
          <w:tblHeader w:val="0"/>
        </w:trPr>
        <w:tc>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Outcome 1 (200 words max)</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t xml:space="preserve">A joint framework and roadmap for future online and transnational education development are produced, enabling The Open University and Ifes to identify, prioritise, and develop opportunities to expand access to regionally specialised expertise through distance learning.</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r>
          </w:p>
        </w:tc>
        <w:tc>
          <w:tcPr>
            <w:shd w:fill="f4f4f4" w:val="cle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Good Examples of Hard Outcomes</w:t>
            </w: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518"/>
              </w:tabs>
              <w:spacing w:after="0" w:before="0" w:line="240" w:lineRule="auto"/>
              <w:ind w:left="518" w:right="119" w:hanging="35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Tools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An employability toolkit for humanities undergraduates is co-designed by UK and Malaysian staff and piloted with 150 students.</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518"/>
              </w:tabs>
              <w:spacing w:after="0" w:before="0" w:line="240" w:lineRule="auto"/>
              <w:ind w:left="518" w:right="218" w:hanging="35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Research Output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A joint paper comparing student internship models in the UK and Thailand is drafted and submitted to a peer-reviewed journal.</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518"/>
              </w:tabs>
              <w:spacing w:after="0" w:before="0" w:line="240" w:lineRule="auto"/>
              <w:ind w:left="518" w:right="319" w:hanging="35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Institutional Practice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A new template for tracking alumni employment outcomes is introduced by two partner universities after project completion.</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518"/>
              </w:tabs>
              <w:spacing w:after="0" w:before="0" w:line="240" w:lineRule="auto"/>
              <w:ind w:left="518" w:right="267" w:hanging="35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Formal Agreements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A memorandum of understanding on future joint programme development is signed between the UK lead institution and two Indonesian universities.</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05"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Good examples of Soft Outcomes</w:t>
            </w:r>
            <w:r w:rsidDel="00000000" w:rsidR="00000000" w:rsidRPr="00000000">
              <w:rPr>
                <w:rtl w:val="0"/>
              </w:rPr>
            </w:r>
          </w:p>
          <w:p w:rsidR="00000000" w:rsidDel="00000000" w:rsidP="00000000" w:rsidRDefault="00000000" w:rsidRPr="00000000" w14:paraId="0000040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518"/>
              </w:tabs>
              <w:spacing w:after="0" w:before="0" w:line="240" w:lineRule="auto"/>
              <w:ind w:left="518" w:right="135" w:hanging="35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Networks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Early-career researchers from the UK and Indonesia form new working relationships through a thematic workshop on inclusive engineering education.</w:t>
            </w:r>
          </w:p>
          <w:p w:rsidR="00000000" w:rsidDel="00000000" w:rsidP="00000000" w:rsidRDefault="00000000" w:rsidRPr="00000000" w14:paraId="0000040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518"/>
              </w:tabs>
              <w:spacing w:after="0" w:before="252" w:line="240" w:lineRule="auto"/>
              <w:ind w:left="518" w:right="133" w:hanging="35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Capacity Building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Partner institution staff gain skills in analysing graduate destination data following training delivered as part of the project.</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518"/>
              </w:tabs>
              <w:spacing w:after="0" w:before="0" w:line="240" w:lineRule="auto"/>
              <w:ind w:left="518" w:right="246" w:hanging="35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Mutual Understanding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UK and Vietnamese staff develop shared insight into each other’s curriculum design challenges through co-teaching pilot modules.</w:t>
            </w:r>
          </w:p>
        </w:tc>
      </w:tr>
    </w:tbl>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3">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939165"/>
                <wp:effectExtent b="0" l="0" r="0" t="0"/>
                <wp:docPr id="5" name=""/>
                <a:graphic>
                  <a:graphicData uri="http://schemas.microsoft.com/office/word/2010/wordprocessingShape">
                    <wps:wsp>
                      <wps:cNvSpPr/>
                      <wps:cNvPr id="6" name="Shape 6"/>
                      <wps:spPr>
                        <a:xfrm>
                          <a:off x="2110358" y="3315180"/>
                          <a:ext cx="6471285" cy="92964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Outcome 1 timeframe</w:t>
                            </w:r>
                          </w:p>
                          <w:p w:rsidR="00000000" w:rsidDel="00000000" w:rsidP="00000000" w:rsidRDefault="00000000" w:rsidRPr="00000000">
                            <w:pPr>
                              <w:spacing w:after="0" w:before="121.00000381469727" w:line="262.99999237060547"/>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Immediate outcome – within 1 month of end of project</w:t>
                            </w:r>
                          </w:p>
                          <w:p w:rsidR="00000000" w:rsidDel="00000000" w:rsidP="00000000" w:rsidRDefault="00000000" w:rsidRPr="00000000">
                            <w:pPr>
                              <w:spacing w:after="0" w:before="0" w:line="262.99999237060547"/>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long-term outcome – 12 months+ after project finishes</w:t>
                            </w:r>
                          </w:p>
                        </w:txbxContent>
                      </wps:txbx>
                      <wps:bodyPr anchorCtr="0" anchor="t" bIns="0" lIns="0" spcFirstLastPara="1" rIns="0" wrap="square" tIns="0">
                        <a:noAutofit/>
                      </wps:bodyPr>
                    </wps:wsp>
                  </a:graphicData>
                </a:graphic>
              </wp:inline>
            </w:drawing>
          </mc:Choice>
          <mc:Fallback>
            <w:drawing>
              <wp:inline distB="0" distT="0" distL="0" distR="0">
                <wp:extent cx="6480810" cy="939165"/>
                <wp:effectExtent b="0" l="0" r="0" t="0"/>
                <wp:docPr id="5"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6480810" cy="9391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211263</wp:posOffset>
                </wp:positionV>
                <wp:extent cx="6480810" cy="938530"/>
                <wp:effectExtent b="0" l="0" r="0" t="0"/>
                <wp:wrapTopAndBottom distB="0" distT="0"/>
                <wp:docPr id="40" name=""/>
                <a:graphic>
                  <a:graphicData uri="http://schemas.microsoft.com/office/word/2010/wordprocessingShape">
                    <wps:wsp>
                      <wps:cNvSpPr/>
                      <wps:cNvPr id="47" name="Shape 47"/>
                      <wps:spPr>
                        <a:xfrm>
                          <a:off x="2110358" y="3315498"/>
                          <a:ext cx="6471285" cy="92900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Please clarify whether this project is:</w:t>
                            </w:r>
                          </w:p>
                          <w:p w:rsidR="00000000" w:rsidDel="00000000" w:rsidP="00000000" w:rsidRDefault="00000000" w:rsidRPr="00000000">
                            <w:pPr>
                              <w:spacing w:after="0" w:before="121.00000381469727" w:line="262.99999237060547"/>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Part of an ongoing or phased initiative (e.g. one of several rounds)</w:t>
                            </w:r>
                          </w:p>
                          <w:p w:rsidR="00000000" w:rsidDel="00000000" w:rsidP="00000000" w:rsidRDefault="00000000" w:rsidRPr="00000000">
                            <w:pPr>
                              <w:spacing w:after="0" w:before="0" w:line="262.99999237060547"/>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 standalone project with defined start and end points.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211263</wp:posOffset>
                </wp:positionV>
                <wp:extent cx="6480810" cy="938530"/>
                <wp:effectExtent b="0" l="0" r="0" t="0"/>
                <wp:wrapTopAndBottom distB="0" distT="0"/>
                <wp:docPr id="40" name="image41.png"/>
                <a:graphic>
                  <a:graphicData uri="http://schemas.openxmlformats.org/drawingml/2006/picture">
                    <pic:pic>
                      <pic:nvPicPr>
                        <pic:cNvPr id="0" name="image41.png"/>
                        <pic:cNvPicPr preferRelativeResize="0"/>
                      </pic:nvPicPr>
                      <pic:blipFill>
                        <a:blip r:embed="rId11"/>
                        <a:srcRect/>
                        <a:stretch>
                          <a:fillRect/>
                        </a:stretch>
                      </pic:blipFill>
                      <pic:spPr>
                        <a:xfrm>
                          <a:off x="0" y="0"/>
                          <a:ext cx="6480810" cy="938530"/>
                        </a:xfrm>
                        <a:prstGeom prst="rect"/>
                        <a:ln/>
                      </pic:spPr>
                    </pic:pic>
                  </a:graphicData>
                </a:graphic>
              </wp:anchor>
            </w:drawing>
          </mc:Fallback>
        </mc:AlternateConten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5"/>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7589" w:hRule="atLeast"/>
          <w:tblHeader w:val="0"/>
        </w:trPr>
        <w:tc>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3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aspects of the project will continue, be embedded, or lead to further collaboration with or without British Council funding. (150 words max)</w:t>
            </w:r>
          </w:p>
        </w:tc>
        <w:tc>
          <w:tcPr>
            <w:shd w:fill="f4f4f4"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could include; Continued collaboration between institutions or staff; Integration of resources or tools into regular teaching or strategy; Internal follow-up (e.g. institutional investment, research spin-offs); Wider dissemination (e.g. open sharing, uptake by others).</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Good examples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would be:</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262"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is a standalone pilot project. However, both partners have agreed to apply jointly for a follow-up phase with other co-funding.</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465"/>
              </w:tabs>
              <w:spacing w:after="0" w:before="1" w:line="240" w:lineRule="auto"/>
              <w:ind w:left="465" w:right="237" w:hanging="36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Workshop content will be embedded into an existing first-year teaching module, ensuring continued delivery without additional funding.</w:t>
            </w:r>
          </w:p>
          <w:p w:rsidR="00000000" w:rsidDel="00000000" w:rsidP="00000000" w:rsidRDefault="00000000" w:rsidRPr="00000000" w14:paraId="0000041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465"/>
              </w:tabs>
              <w:spacing w:after="0" w:before="251" w:line="240" w:lineRule="auto"/>
              <w:ind w:left="465" w:right="176"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institutions will explore future joint research bids under their bilateral agreement, building on this collaboration.</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465"/>
              </w:tabs>
              <w:spacing w:after="0" w:before="1" w:line="240" w:lineRule="auto"/>
              <w:ind w:left="465" w:right="361"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 WhatsApp group and internal network will be maintained by participants for ongoing peer learning and informal exchange.</w:t>
            </w:r>
          </w:p>
          <w:p w:rsidR="00000000" w:rsidDel="00000000" w:rsidP="00000000" w:rsidRDefault="00000000" w:rsidRPr="00000000" w14:paraId="0000042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465"/>
              </w:tabs>
              <w:spacing w:after="0" w:before="251" w:line="240" w:lineRule="auto"/>
              <w:ind w:left="465" w:right="64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Staff who took part in the project have committed to internal knowledge-sharing sessions, ensuring skills and insights are</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46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passed on.</w:t>
            </w:r>
          </w:p>
        </w:tc>
      </w:tr>
    </w:tbl>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5">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2" name=""/>
                <a:graphic>
                  <a:graphicData uri="http://schemas.microsoft.com/office/word/2010/wordprocessingShape">
                    <wps:wsp>
                      <wps:cNvSpPr/>
                      <wps:cNvPr id="3" name="Shape 3"/>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3: Gender &amp; EDI Impact</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2"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7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Applicants need to show how the proposed project will contribute to reducing gender inequalities in partnering institutions and countries.</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96"/>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6074" w:hRule="atLeast"/>
          <w:tblHeader w:val="0"/>
        </w:trPr>
        <w:tc>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are the key gender equality issues that are relevant to your project and how it will contribute to addressing these? (200 words max)</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06" w:firstLine="0"/>
              <w:jc w:val="left"/>
              <w:rPr/>
            </w:pPr>
            <w:r w:rsidDel="00000000" w:rsidR="00000000" w:rsidRPr="00000000">
              <w:rPr>
                <w:rtl w:val="0"/>
              </w:rPr>
            </w:r>
          </w:p>
          <w:sdt>
            <w:sdtPr>
              <w:id w:val="1214765886"/>
              <w:tag w:val="goog_rdk_168"/>
            </w:sdtPr>
            <w:sdtContent>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ins w:author="Vanessa Battestin" w:id="58" w:date="2026-06-10T22:26:01Z"/>
                    <w:rPrChange w:author="Vanessa Battestin" w:id="59" w:date="2026-06-10T22:26:01Z">
                      <w:rPr/>
                    </w:rPrChange>
                  </w:rPr>
                </w:pPr>
                <w:sdt>
                  <w:sdtPr>
                    <w:id w:val="-1353929416"/>
                    <w:tag w:val="goog_rdk_166"/>
                  </w:sdtPr>
                  <w:sdtContent>
                    <w:ins w:author="Vanessa Battestin" w:id="58" w:date="2026-06-10T22:26:01Z"/>
                    <w:sdt>
                      <w:sdtPr>
                        <w:id w:val="-160218568"/>
                        <w:tag w:val="goog_rdk_167"/>
                      </w:sdtPr>
                      <w:sdtContent>
                        <w:ins w:author="Vanessa Battestin" w:id="58" w:date="2026-06-10T22:26:01Z">
                          <w:r w:rsidDel="00000000" w:rsidR="00000000" w:rsidRPr="00000000">
                            <w:rPr>
                              <w:rtl w:val="0"/>
                              <w:rPrChange w:author="Vanessa Battestin" w:id="59" w:date="2026-06-10T22:26:01Z">
                                <w:rPr/>
                              </w:rPrChange>
                            </w:rPr>
                            <w:t xml:space="preserve">Brazil presents significant gender inequalities in access to higher education, particularly for women of working age. Women perform on average 3.4 times more unpaid domestic and care work than men (IBGE, 2022), limiting their participation in face-to-face education. Distance learning is a critical pathway for these women: the Brazil Distance Learning Census 2023 shows they account for more than 60% of enrolments nationwide, including working women, mothers and women in remote regions. Teenage pregnancy also remains a relevant factor in school dropout, with distance learning offering a flexible qualification alternative. At Ifes/Cefor, the Corte de Lovelace project — led by a woman — works on attracting and retaining women in computing, robotics and technology, a historically male-dominated field, serving as a concrete example of distance learning as an instrument of gender equity. Ifes campuses host Gender and Sexuality Studies and Research Nuclei (Nepgens) across the network, developing actions focused on gender equity and sexual diversity, demonstrating the institution's structural commitment to these issues. Both institutions will seek gender balance in the selection of participants across all project activities.</w:t>
                          </w:r>
                        </w:ins>
                      </w:sdtContent>
                    </w:sdt>
                    <w:ins w:author="Vanessa Battestin" w:id="58" w:date="2026-06-10T22:26:01Z"/>
                  </w:sdtContent>
                </w:sdt>
              </w:p>
            </w:sdtContent>
          </w:sdt>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06" w:firstLine="0"/>
              <w:jc w:val="left"/>
              <w:rPr/>
            </w:pPr>
            <w:r w:rsidDel="00000000" w:rsidR="00000000" w:rsidRPr="00000000">
              <w:rPr>
                <w:rtl w:val="0"/>
              </w:rPr>
            </w:r>
          </w:p>
        </w:tc>
        <w:tc>
          <w:tcPr>
            <w:shd w:fill="f4f4f4" w:val="cle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Include data and evidence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to support your analysis of the relevant gender equality issues. This should include issues relevant to the theme of your project and to the team that will deliver it.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Good examples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could include:</w:t>
            </w:r>
          </w:p>
          <w:p w:rsidR="00000000" w:rsidDel="00000000" w:rsidP="00000000" w:rsidRDefault="00000000" w:rsidRPr="00000000" w14:paraId="0000042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65"/>
              </w:tabs>
              <w:spacing w:after="0" w:before="252" w:line="240" w:lineRule="auto"/>
              <w:ind w:left="465" w:right="274"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Proportion of women and men accessing Higher Education in the target country; data and analysis of groups that are particularly under-represented e.g. disabled women, low income women, women from rural locations etc.</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236"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Gendered barriers to Higher education e.g. access to finance, discriminatory cultural and social norms</w:t>
            </w:r>
          </w:p>
          <w:p w:rsidR="00000000" w:rsidDel="00000000" w:rsidP="00000000" w:rsidRDefault="00000000" w:rsidRPr="00000000" w14:paraId="0000043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65"/>
              </w:tabs>
              <w:spacing w:after="0" w:before="251" w:line="240" w:lineRule="auto"/>
              <w:ind w:left="465" w:right="346"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Extent to which there is a gender balance in the target areas of study addressed by the project</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65"/>
              </w:tabs>
              <w:spacing w:after="0" w:before="1"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Gender balance of staff (male/female/other</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46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gender identities) in the target institutions and representation at senior levels</w:t>
            </w:r>
          </w:p>
        </w:tc>
      </w:tr>
    </w:tbl>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7"/>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6579" w:hRule="atLeast"/>
          <w:tblHeader w:val="0"/>
        </w:trPr>
        <w:tc>
          <w:tcPr/>
          <w:sdt>
            <w:sdtPr>
              <w:id w:val="-516479380"/>
              <w:tag w:val="goog_rdk_170"/>
            </w:sdtPr>
            <w:sdtContent>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60" w:date="2026-06-10T22:26:29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Measures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measure will be put in place to ensure equal and meaningful opportunities for women, girls, and minority genders, including project design and team composition as well as activities and outcomes (200 words max)</w:t>
                </w:r>
                <w:sdt>
                  <w:sdtPr>
                    <w:id w:val="211371562"/>
                    <w:tag w:val="goog_rdk_169"/>
                  </w:sdtPr>
                  <w:sdtContent>
                    <w:ins w:author="Vanessa Battestin" w:id="60" w:date="2026-06-10T22:26:29Z">
                      <w:r w:rsidDel="00000000" w:rsidR="00000000" w:rsidRPr="00000000">
                        <w:rPr>
                          <w:rtl w:val="0"/>
                        </w:rPr>
                      </w:r>
                    </w:ins>
                  </w:sdtContent>
                </w:sdt>
              </w:p>
            </w:sdtContent>
          </w:sdt>
          <w:sdt>
            <w:sdtPr>
              <w:id w:val="130798824"/>
              <w:tag w:val="goog_rdk_173"/>
            </w:sdtPr>
            <w:sdtContent>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60" w:date="2026-06-10T22:26:29Z"/>
                    <w:rPrChange w:author="Vanessa Battestin" w:id="61" w:date="2026-06-10T22:26:2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75329708"/>
                    <w:tag w:val="goog_rdk_171"/>
                  </w:sdtPr>
                  <w:sdtContent>
                    <w:ins w:author="Vanessa Battestin" w:id="60" w:date="2026-06-10T22:26:29Z"/>
                    <w:sdt>
                      <w:sdtPr>
                        <w:id w:val="-949085001"/>
                        <w:tag w:val="goog_rdk_172"/>
                      </w:sdtPr>
                      <w:sdtContent>
                        <w:ins w:author="Vanessa Battestin" w:id="60" w:date="2026-06-10T22:26:29Z">
                          <w:r w:rsidDel="00000000" w:rsidR="00000000" w:rsidRPr="00000000">
                            <w:rPr>
                              <w:rtl w:val="0"/>
                            </w:rPr>
                          </w:r>
                        </w:ins>
                      </w:sdtContent>
                    </w:sdt>
                    <w:ins w:author="Vanessa Battestin" w:id="60" w:date="2026-06-10T22:26:29Z"/>
                  </w:sdtContent>
                </w:sdt>
              </w:p>
            </w:sdtContent>
          </w:sdt>
          <w:sdt>
            <w:sdtPr>
              <w:id w:val="928473746"/>
              <w:tag w:val="goog_rdk_177"/>
            </w:sdtPr>
            <w:sdtContent>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PrChange w:author="Vanessa Battestin" w:id="61" w:date="2026-06-10T22:26:2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0792885"/>
                    <w:tag w:val="goog_rdk_174"/>
                  </w:sdtPr>
                  <w:sdtContent>
                    <w:ins w:author="Vanessa Battestin" w:id="60" w:date="2026-06-10T22:26:29Z"/>
                    <w:sdt>
                      <w:sdtPr>
                        <w:id w:val="-2055675891"/>
                        <w:tag w:val="goog_rdk_175"/>
                      </w:sdtPr>
                      <w:sdtContent>
                        <w:ins w:author="Vanessa Battestin" w:id="60" w:date="2026-06-10T22:26:29Z">
                          <w:r w:rsidDel="00000000" w:rsidR="00000000" w:rsidRPr="00000000">
                            <w:rPr>
                              <w:rtl w:val="0"/>
                              <w:rPrChange w:author="Vanessa Battestin" w:id="61" w:date="2026-06-10T22:26:29Z">
                                <w:rPr>
                                  <w:rFonts w:ascii="Arial" w:cs="Arial" w:eastAsia="Arial" w:hAnsi="Arial"/>
                                  <w:b w:val="0"/>
                                  <w:bCs w:val="0"/>
                                  <w:i w:val="0"/>
                                  <w:iCs w:val="0"/>
                                  <w:smallCaps w:val="0"/>
                                  <w:strike w:val="0"/>
                                  <w:color w:val="000000"/>
                                  <w:sz w:val="22"/>
                                  <w:szCs w:val="22"/>
                                  <w:u w:val="none"/>
                                  <w:shd w:fill="auto" w:val="clear"/>
                                  <w:vertAlign w:val="baseline"/>
                                </w:rPr>
                              </w:rPrChange>
                            </w:rPr>
                            <w:t xml:space="preserve">Both institutions are committed to balanced and inclusive gender participation across all project activities. In recruiting participants for webinars, workshops and co-design sessions, OU/IET and Ifes/Cefor will actively encourage the representation of women, non-binary people and other minority gender identities, including in leadership and facilitation roles. The project will apply an explicit gender lens in the campus mapping: initiatives aimed at the inclusion of women and people with diverse gender identities with potential to benefit from distance learning will be identified. Nepgens may be consulted as an institutional reference in this mapping process, contributing specialised insight into gender realities across Ifes campuses. The Corte de Lovelace project, for example, although already using distance learning, could be significantly enhanced through innovative strategies — such as learning analytics to analyse participant profiles and progress, personalised learning, and learning design approaches oriented towards reducing dropout. The mapping will also collect gender-disaggregated access indicators across campus courses, enabling identification of where inequalities are most pronounced and where distance learning interventions would have the greatest potential impact.</w:t>
                          </w:r>
                        </w:ins>
                      </w:sdtContent>
                    </w:sdt>
                    <w:ins w:author="Vanessa Battestin" w:id="60" w:date="2026-06-10T22:26:29Z"/>
                  </w:sdtContent>
                </w:sdt>
                <w:sdt>
                  <w:sdtPr>
                    <w:id w:val="-1913966199"/>
                    <w:tag w:val="goog_rdk_176"/>
                  </w:sdtPr>
                  <w:sdtContent>
                    <w:r w:rsidDel="00000000" w:rsidR="00000000" w:rsidRPr="00000000">
                      <w:rPr>
                        <w:rtl w:val="0"/>
                      </w:rPr>
                    </w:r>
                  </w:sdtContent>
                </w:sdt>
              </w:p>
            </w:sdtContent>
          </w:sdt>
        </w:tc>
        <w:tc>
          <w:tcPr>
            <w:shd w:fill="f4f4f4" w:val="cle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Think about the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barriers to participation and engagement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 the project and how you will overcome these through your project plan and activities.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Good examples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could include:</w:t>
            </w:r>
          </w:p>
          <w:p w:rsidR="00000000" w:rsidDel="00000000" w:rsidP="00000000" w:rsidRDefault="00000000" w:rsidRPr="00000000" w14:paraId="0000043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65"/>
              </w:tabs>
              <w:spacing w:after="0" w:before="252" w:line="240" w:lineRule="auto"/>
              <w:ind w:left="465" w:right="576"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Holding confidence building sessions and women only focus groups to overcome</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46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restrictive gender norms that limit on women’s</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46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voice and influence</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442"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Planning and delivering training and workshops at times that respect the disproportionate unpaid care expected and safety needs of women</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419"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Measures to attract women to HE and/or to study subjects where they are under-represented e.g. through promotion campaigns, role models, targeted scholarships etc.</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65"/>
              </w:tabs>
              <w:spacing w:after="0" w:before="1" w:line="240" w:lineRule="auto"/>
              <w:ind w:left="465" w:right="274"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Proactive interventions to enhance opportunities for women’s leadership and raising of academic profile to counter gender norms that lead to underrepresentation of</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46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women in leadership etc.</w:t>
            </w:r>
          </w:p>
        </w:tc>
      </w:tr>
    </w:tbl>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5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8"/>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6341" w:hRule="atLeast"/>
          <w:tblHeader w:val="0"/>
        </w:trPr>
        <w:tc>
          <w:tcPr/>
          <w:sdt>
            <w:sdtPr>
              <w:id w:val="-2014133689"/>
              <w:tag w:val="goog_rdk_179"/>
            </w:sdtPr>
            <w:sdtContent>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ins w:author="Vanessa Battestin" w:id="62" w:date="2026-06-10T22:26:45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Expected impact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is the expected and potential impact of the project on people of different genders, both throughout the project and beyond? (200 words max)</w:t>
                </w:r>
                <w:sdt>
                  <w:sdtPr>
                    <w:id w:val="-295549891"/>
                    <w:tag w:val="goog_rdk_178"/>
                  </w:sdtPr>
                  <w:sdtContent>
                    <w:ins w:author="Vanessa Battestin" w:id="62" w:date="2026-06-10T22:26:45Z">
                      <w:r w:rsidDel="00000000" w:rsidR="00000000" w:rsidRPr="00000000">
                        <w:rPr>
                          <w:rtl w:val="0"/>
                        </w:rPr>
                      </w:r>
                    </w:ins>
                  </w:sdtContent>
                </w:sdt>
              </w:p>
            </w:sdtContent>
          </w:sdt>
          <w:sdt>
            <w:sdtPr>
              <w:id w:val="-1909781222"/>
              <w:tag w:val="goog_rdk_182"/>
            </w:sdtPr>
            <w:sdtContent>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ins w:author="Vanessa Battestin" w:id="62" w:date="2026-06-10T22:26:45Z"/>
                    <w:rPrChange w:author="Vanessa Battestin" w:id="63" w:date="2026-06-10T22:26:45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27488468"/>
                    <w:tag w:val="goog_rdk_180"/>
                  </w:sdtPr>
                  <w:sdtContent>
                    <w:ins w:author="Vanessa Battestin" w:id="62" w:date="2026-06-10T22:26:45Z"/>
                    <w:sdt>
                      <w:sdtPr>
                        <w:id w:val="2094907207"/>
                        <w:tag w:val="goog_rdk_181"/>
                      </w:sdtPr>
                      <w:sdtContent>
                        <w:ins w:author="Vanessa Battestin" w:id="62" w:date="2026-06-10T22:26:45Z">
                          <w:r w:rsidDel="00000000" w:rsidR="00000000" w:rsidRPr="00000000">
                            <w:rPr>
                              <w:rtl w:val="0"/>
                            </w:rPr>
                          </w:r>
                        </w:ins>
                      </w:sdtContent>
                    </w:sdt>
                    <w:ins w:author="Vanessa Battestin" w:id="62" w:date="2026-06-10T22:26:45Z"/>
                  </w:sdtContent>
                </w:sdt>
              </w:p>
            </w:sdtContent>
          </w:sdt>
          <w:sdt>
            <w:sdtPr>
              <w:id w:val="-251286778"/>
              <w:tag w:val="goog_rdk_186"/>
            </w:sdtPr>
            <w:sdtContent>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PrChange w:author="Vanessa Battestin" w:id="63" w:date="2026-06-10T22:26:45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37951751"/>
                    <w:tag w:val="goog_rdk_183"/>
                  </w:sdtPr>
                  <w:sdtContent>
                    <w:ins w:author="Vanessa Battestin" w:id="62" w:date="2026-06-10T22:26:45Z"/>
                    <w:sdt>
                      <w:sdtPr>
                        <w:id w:val="725372164"/>
                        <w:tag w:val="goog_rdk_184"/>
                      </w:sdtPr>
                      <w:sdtContent>
                        <w:ins w:author="Vanessa Battestin" w:id="62" w:date="2026-06-10T22:26:45Z">
                          <w:r w:rsidDel="00000000" w:rsidR="00000000" w:rsidRPr="00000000">
                            <w:rPr>
                              <w:rtl w:val="0"/>
                              <w:rPrChange w:author="Vanessa Battestin" w:id="63" w:date="2026-06-10T22:26:45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primary expected impact on gender equality is structural: by strengthening the institutional capacity of Ifes/Cefor in distance learning, the project contributes to expanding access to higher education for women and people with diverse gender identities who face barriers to face-to-face participation — particularly working women, mothers and people in remote regions, who benefit most from the flexibility of asynchronous distance learning. The campus mapping will identify existing initiatives targeting these groups, generating gender-disaggregated data that can inform future decisions on expansion through distance learning.</w:t>
                          </w:r>
                        </w:ins>
                      </w:sdtContent>
                    </w:sdt>
                    <w:ins w:author="Vanessa Battestin" w:id="62" w:date="2026-06-10T22:26:45Z"/>
                  </w:sdtContent>
                </w:sdt>
                <w:sdt>
                  <w:sdtPr>
                    <w:id w:val="1087821043"/>
                    <w:tag w:val="goog_rdk_185"/>
                  </w:sdtPr>
                  <w:sdtContent>
                    <w:r w:rsidDel="00000000" w:rsidR="00000000" w:rsidRPr="00000000">
                      <w:rPr>
                        <w:rtl w:val="0"/>
                      </w:rPr>
                    </w:r>
                  </w:sdtContent>
                </w:sdt>
              </w:p>
            </w:sdtContent>
          </w:sdt>
        </w:tc>
        <w:tc>
          <w:tcPr>
            <w:shd w:fill="f4f4f4" w:val="clea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4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the project will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impact women, men and people with diverse gender identities.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Specifically, show how the project will reduce the gender barriers that have been set out in the previous question; and reflect on</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any possible opportunities to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challenge unequal power relations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at different levels</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Good examples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may include:</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299"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Increase in women in leadership positions in tertiary education, with more influence on decision-making</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627"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Enhanced awareness of good practice to address gender inequalities</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137"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Increase in quality research outcomes that address local and global challenges through a gendered lens</w:t>
            </w:r>
          </w:p>
          <w:p w:rsidR="00000000" w:rsidDel="00000000" w:rsidP="00000000" w:rsidRDefault="00000000" w:rsidRPr="00000000" w14:paraId="0000045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65"/>
              </w:tabs>
              <w:spacing w:after="0" w:before="251" w:line="240" w:lineRule="auto"/>
              <w:ind w:left="465" w:right="396"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Female students are upskilled with relevant skills, including for employability or entrepreneurship, community outcomes, or</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46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soft skills</w:t>
            </w:r>
          </w:p>
        </w:tc>
      </w:tr>
    </w:tbl>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9"/>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288" w:hRule="atLeast"/>
          <w:tblHeader w:val="0"/>
        </w:trPr>
        <w:tc>
          <w:tcPr/>
          <w:sdt>
            <w:sdtPr>
              <w:id w:val="-54959578"/>
              <w:tag w:val="goog_rdk_188"/>
            </w:sdtPr>
            <w:sdtContent>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55" w:firstLine="0"/>
                  <w:jc w:val="both"/>
                  <w:rPr>
                    <w:ins w:author="Vanessa Battestin" w:id="64" w:date="2026-06-10T22:26:57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will any risks or unintended negative consequences on gender equality will be avoided (200 words max)</w:t>
                </w:r>
                <w:sdt>
                  <w:sdtPr>
                    <w:id w:val="1649201431"/>
                    <w:tag w:val="goog_rdk_187"/>
                  </w:sdtPr>
                  <w:sdtContent>
                    <w:ins w:author="Vanessa Battestin" w:id="64" w:date="2026-06-10T22:26:57Z">
                      <w:r w:rsidDel="00000000" w:rsidR="00000000" w:rsidRPr="00000000">
                        <w:rPr>
                          <w:rtl w:val="0"/>
                        </w:rPr>
                      </w:r>
                    </w:ins>
                  </w:sdtContent>
                </w:sdt>
              </w:p>
            </w:sdtContent>
          </w:sdt>
          <w:sdt>
            <w:sdtPr>
              <w:id w:val="-1854432222"/>
              <w:tag w:val="goog_rdk_191"/>
            </w:sdtPr>
            <w:sdtContent>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55" w:firstLine="0"/>
                  <w:jc w:val="both"/>
                  <w:rPr>
                    <w:ins w:author="Vanessa Battestin" w:id="64" w:date="2026-06-10T22:26:57Z"/>
                    <w:rPrChange w:author="Vanessa Battestin" w:id="65" w:date="2026-06-10T22:26:5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96290220"/>
                    <w:tag w:val="goog_rdk_189"/>
                  </w:sdtPr>
                  <w:sdtContent>
                    <w:ins w:author="Vanessa Battestin" w:id="64" w:date="2026-06-10T22:26:57Z"/>
                    <w:sdt>
                      <w:sdtPr>
                        <w:id w:val="578902872"/>
                        <w:tag w:val="goog_rdk_190"/>
                      </w:sdtPr>
                      <w:sdtContent>
                        <w:ins w:author="Vanessa Battestin" w:id="64" w:date="2026-06-10T22:26:57Z">
                          <w:r w:rsidDel="00000000" w:rsidR="00000000" w:rsidRPr="00000000">
                            <w:rPr>
                              <w:rtl w:val="0"/>
                            </w:rPr>
                          </w:r>
                        </w:ins>
                      </w:sdtContent>
                    </w:sdt>
                    <w:ins w:author="Vanessa Battestin" w:id="64" w:date="2026-06-10T22:26:57Z"/>
                  </w:sdtContent>
                </w:sdt>
              </w:p>
            </w:sdtContent>
          </w:sdt>
          <w:sdt>
            <w:sdtPr>
              <w:id w:val="2141611182"/>
              <w:tag w:val="goog_rdk_194"/>
            </w:sdtPr>
            <w:sdtContent>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55" w:firstLine="0"/>
                  <w:jc w:val="both"/>
                  <w:rPr>
                    <w:ins w:author="Vanessa Battestin" w:id="64" w:date="2026-06-10T22:26:57Z"/>
                    <w:rPrChange w:author="Vanessa Battestin" w:id="65" w:date="2026-06-10T22:26:5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16255020"/>
                    <w:tag w:val="goog_rdk_192"/>
                  </w:sdtPr>
                  <w:sdtContent>
                    <w:ins w:author="Vanessa Battestin" w:id="64" w:date="2026-06-10T22:26:57Z"/>
                    <w:sdt>
                      <w:sdtPr>
                        <w:id w:val="-266390981"/>
                        <w:tag w:val="goog_rdk_193"/>
                      </w:sdtPr>
                      <w:sdtContent>
                        <w:ins w:author="Vanessa Battestin" w:id="64" w:date="2026-06-10T22:26:57Z">
                          <w:r w:rsidDel="00000000" w:rsidR="00000000" w:rsidRPr="00000000">
                            <w:rPr>
                              <w:rtl w:val="0"/>
                              <w:rPrChange w:author="Vanessa Battestin" w:id="65" w:date="2026-06-10T22:26:57Z">
                                <w:rPr>
                                  <w:rFonts w:ascii="Arial" w:cs="Arial" w:eastAsia="Arial" w:hAnsi="Arial"/>
                                  <w:b w:val="0"/>
                                  <w:bCs w:val="0"/>
                                  <w:i w:val="0"/>
                                  <w:iCs w:val="0"/>
                                  <w:smallCaps w:val="0"/>
                                  <w:strike w:val="0"/>
                                  <w:color w:val="000000"/>
                                  <w:sz w:val="22"/>
                                  <w:szCs w:val="22"/>
                                  <w:u w:val="none"/>
                                  <w:shd w:fill="auto" w:val="clear"/>
                                  <w:vertAlign w:val="baseline"/>
                                </w:rPr>
                              </w:rPrChange>
                            </w:rPr>
                            <w:t xml:space="preserve">A potential risk is that knowledge exchange activities attract predominantly participants in technical or leadership roles with lower gender diversity. This will be mitigated through proactive recruitment targeting teaching staff, instructional designers and technicians from both institutions, actively encouraging the participation of women and people with diverse gender identities, including in facilitation and leadership roles within the project. Participation data will be disaggregated by gender in the interim and final reports, enabling monitoring and correction of any imbalances throughout implementation.</w:t>
                          </w:r>
                        </w:ins>
                      </w:sdtContent>
                    </w:sdt>
                    <w:ins w:author="Vanessa Battestin" w:id="64" w:date="2026-06-10T22:26:57Z"/>
                  </w:sdtContent>
                </w:sdt>
              </w:p>
            </w:sdtContent>
          </w:sdt>
          <w:sdt>
            <w:sdtPr>
              <w:id w:val="-682038355"/>
              <w:tag w:val="goog_rdk_196"/>
            </w:sdtPr>
            <w:sdtContent>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55" w:firstLine="0"/>
                  <w:jc w:val="both"/>
                  <w:rPr>
                    <w:rPrChange w:author="Vanessa Battestin" w:id="65" w:date="2026-06-10T22:26:5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11402376"/>
                    <w:tag w:val="goog_rdk_195"/>
                  </w:sdtPr>
                  <w:sdtContent>
                    <w:r w:rsidDel="00000000" w:rsidR="00000000" w:rsidRPr="00000000">
                      <w:rPr>
                        <w:rtl w:val="0"/>
                      </w:rPr>
                    </w:r>
                  </w:sdtContent>
                </w:sdt>
              </w:p>
            </w:sdtContent>
          </w:sdt>
        </w:tc>
        <w:tc>
          <w:tcPr>
            <w:shd w:fill="f4f4f4" w:val="cle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68"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How will any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risks and unintended negative consequences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on gender equality be avoided or mitigated against, and monitored?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Good examples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might include:</w:t>
            </w:r>
          </w:p>
          <w:p w:rsidR="00000000" w:rsidDel="00000000" w:rsidP="00000000" w:rsidRDefault="00000000" w:rsidRPr="00000000" w14:paraId="0000045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65"/>
              </w:tabs>
              <w:spacing w:after="0" w:before="252" w:line="240" w:lineRule="auto"/>
              <w:ind w:left="465" w:right="30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Restrictive gender norms that limit access to opportunities and meaningful participation</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738"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Safeguarding risks including sexual and gender-based violence</w:t>
            </w:r>
          </w:p>
          <w:p w:rsidR="00000000" w:rsidDel="00000000" w:rsidP="00000000" w:rsidRDefault="00000000" w:rsidRPr="00000000" w14:paraId="0000045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65"/>
              </w:tabs>
              <w:spacing w:after="0" w:before="233" w:line="240" w:lineRule="auto"/>
              <w:ind w:left="465" w:right="309"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Unpaid care responsibilities limiting ability to access opportunities</w:t>
            </w:r>
          </w:p>
        </w:tc>
      </w:tr>
    </w:tbl>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0"/>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769" w:hRule="atLeast"/>
          <w:tblHeader w:val="0"/>
        </w:trPr>
        <w:tc>
          <w:tcPr/>
          <w:sdt>
            <w:sdtPr>
              <w:id w:val="-795478529"/>
              <w:tag w:val="goog_rdk_198"/>
            </w:sdtPr>
            <w:sdtContent>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66" w:date="2026-06-10T22:27:10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Outcomes and Outputs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will relevant outcomes and outputs will be measured in order to demonstrate impact on gender equality including with disaggregated data. (200 words max)</w:t>
                </w:r>
                <w:sdt>
                  <w:sdtPr>
                    <w:id w:val="-2138233570"/>
                    <w:tag w:val="goog_rdk_197"/>
                  </w:sdtPr>
                  <w:sdtContent>
                    <w:ins w:author="Vanessa Battestin" w:id="66" w:date="2026-06-10T22:27:10Z">
                      <w:r w:rsidDel="00000000" w:rsidR="00000000" w:rsidRPr="00000000">
                        <w:rPr>
                          <w:rtl w:val="0"/>
                        </w:rPr>
                      </w:r>
                    </w:ins>
                  </w:sdtContent>
                </w:sdt>
              </w:p>
            </w:sdtContent>
          </w:sdt>
          <w:sdt>
            <w:sdtPr>
              <w:id w:val="548179512"/>
              <w:tag w:val="goog_rdk_201"/>
            </w:sdtPr>
            <w:sdtContent>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66" w:date="2026-06-10T22:27:10Z"/>
                    <w:rPrChange w:author="Vanessa Battestin" w:id="67" w:date="2026-06-10T22:27:10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38425213"/>
                    <w:tag w:val="goog_rdk_199"/>
                  </w:sdtPr>
                  <w:sdtContent>
                    <w:ins w:author="Vanessa Battestin" w:id="66" w:date="2026-06-10T22:27:10Z"/>
                    <w:sdt>
                      <w:sdtPr>
                        <w:id w:val="736583962"/>
                        <w:tag w:val="goog_rdk_200"/>
                      </w:sdtPr>
                      <w:sdtContent>
                        <w:ins w:author="Vanessa Battestin" w:id="66" w:date="2026-06-10T22:27:10Z">
                          <w:r w:rsidDel="00000000" w:rsidR="00000000" w:rsidRPr="00000000">
                            <w:rPr>
                              <w:rtl w:val="0"/>
                            </w:rPr>
                          </w:r>
                        </w:ins>
                      </w:sdtContent>
                    </w:sdt>
                    <w:ins w:author="Vanessa Battestin" w:id="66" w:date="2026-06-10T22:27:10Z"/>
                  </w:sdtContent>
                </w:sdt>
              </w:p>
            </w:sdtContent>
          </w:sdt>
          <w:sdt>
            <w:sdtPr>
              <w:id w:val="-116772516"/>
              <w:tag w:val="goog_rdk_204"/>
            </w:sdtPr>
            <w:sdtContent>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66" w:date="2026-06-10T22:27:10Z"/>
                    <w:rPrChange w:author="Vanessa Battestin" w:id="67" w:date="2026-06-10T22:27:10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31914230"/>
                    <w:tag w:val="goog_rdk_202"/>
                  </w:sdtPr>
                  <w:sdtContent>
                    <w:ins w:author="Vanessa Battestin" w:id="66" w:date="2026-06-10T22:27:10Z"/>
                    <w:sdt>
                      <w:sdtPr>
                        <w:id w:val="428709414"/>
                        <w:tag w:val="goog_rdk_203"/>
                      </w:sdtPr>
                      <w:sdtContent>
                        <w:ins w:author="Vanessa Battestin" w:id="66" w:date="2026-06-10T22:27:10Z">
                          <w:r w:rsidDel="00000000" w:rsidR="00000000" w:rsidRPr="00000000">
                            <w:rPr>
                              <w:rtl w:val="0"/>
                              <w:rPrChange w:author="Vanessa Battestin" w:id="67" w:date="2026-06-10T22:27:10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primary gender impact indicator will be gender-disaggregated participation across all project activities — workshops, webinars, the OU visit and co-design sessions — systematically recorded and reported in the interim and final reports. The Ifes campus mapping will generate gender-disaggregated data on course access, enabling identification of where inequalities are most pronounced and which initiatives targeting women and people with diverse gender identities have the greatest potential for expansion through distance learning. These data constitute a concrete output with value for both institutions beyond the project period.</w:t>
                          </w:r>
                        </w:ins>
                      </w:sdtContent>
                    </w:sdt>
                    <w:ins w:author="Vanessa Battestin" w:id="66" w:date="2026-06-10T22:27:10Z"/>
                  </w:sdtContent>
                </w:sdt>
              </w:p>
            </w:sdtContent>
          </w:sdt>
          <w:sdt>
            <w:sdtPr>
              <w:id w:val="-1152473691"/>
              <w:tag w:val="goog_rdk_206"/>
            </w:sdtPr>
            <w:sdtContent>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PrChange w:author="Vanessa Battestin" w:id="67" w:date="2026-06-10T22:27:10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63803915"/>
                    <w:tag w:val="goog_rdk_205"/>
                  </w:sdtPr>
                  <w:sdtContent>
                    <w:r w:rsidDel="00000000" w:rsidR="00000000" w:rsidRPr="00000000">
                      <w:rPr>
                        <w:rtl w:val="0"/>
                      </w:rPr>
                    </w:r>
                  </w:sdtContent>
                </w:sdt>
              </w:p>
            </w:sdtContent>
          </w:sdt>
        </w:tc>
        <w:tc>
          <w:tcPr>
            <w:shd w:fill="f4f4f4" w:val="clea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68"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Give details of anticipated relevant outcomes and outputs that will be measured and how specifically will this be done.</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Any outcomes that will look at changes related to people such as - improved knowledge, skills, awareness and attitudes etc. should be included here</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Note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these will need to disaggregated by sex/gender at the reporting stage</w:t>
            </w:r>
          </w:p>
        </w:tc>
      </w:tr>
    </w:tbl>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1"/>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878" w:hRule="atLeast"/>
          <w:tblHeader w:val="0"/>
        </w:trPr>
        <w:tc>
          <w:tcPr/>
          <w:sdt>
            <w:sdtPr>
              <w:id w:val="1120044364"/>
              <w:tag w:val="goog_rdk_208"/>
            </w:sdtPr>
            <w:sdtContent>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585" w:firstLine="0"/>
                  <w:jc w:val="both"/>
                  <w:rPr>
                    <w:ins w:author="Vanessa Battestin" w:id="68" w:date="2026-06-10T22:27:21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Lessons Learned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are you planning to share lessons learned within your community (institute/university)? (200 words max)</w:t>
                </w:r>
                <w:sdt>
                  <w:sdtPr>
                    <w:id w:val="1357951310"/>
                    <w:tag w:val="goog_rdk_207"/>
                  </w:sdtPr>
                  <w:sdtContent>
                    <w:ins w:author="Vanessa Battestin" w:id="68" w:date="2026-06-10T22:27:21Z">
                      <w:r w:rsidDel="00000000" w:rsidR="00000000" w:rsidRPr="00000000">
                        <w:rPr>
                          <w:rtl w:val="0"/>
                        </w:rPr>
                      </w:r>
                    </w:ins>
                  </w:sdtContent>
                </w:sdt>
              </w:p>
            </w:sdtContent>
          </w:sdt>
          <w:sdt>
            <w:sdtPr>
              <w:id w:val="6411808"/>
              <w:tag w:val="goog_rdk_211"/>
            </w:sdtPr>
            <w:sdtContent>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585" w:firstLine="0"/>
                  <w:jc w:val="both"/>
                  <w:rPr>
                    <w:ins w:author="Vanessa Battestin" w:id="68" w:date="2026-06-10T22:27:21Z"/>
                    <w:rPrChange w:author="Vanessa Battestin" w:id="69" w:date="2026-06-10T22:27: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56624212"/>
                    <w:tag w:val="goog_rdk_209"/>
                  </w:sdtPr>
                  <w:sdtContent>
                    <w:ins w:author="Vanessa Battestin" w:id="68" w:date="2026-06-10T22:27:21Z"/>
                    <w:sdt>
                      <w:sdtPr>
                        <w:id w:val="1238941963"/>
                        <w:tag w:val="goog_rdk_210"/>
                      </w:sdtPr>
                      <w:sdtContent>
                        <w:ins w:author="Vanessa Battestin" w:id="68" w:date="2026-06-10T22:27:21Z">
                          <w:r w:rsidDel="00000000" w:rsidR="00000000" w:rsidRPr="00000000">
                            <w:rPr>
                              <w:rtl w:val="0"/>
                            </w:rPr>
                          </w:r>
                        </w:ins>
                      </w:sdtContent>
                    </w:sdt>
                    <w:ins w:author="Vanessa Battestin" w:id="68" w:date="2026-06-10T22:27:21Z"/>
                  </w:sdtContent>
                </w:sdt>
              </w:p>
            </w:sdtContent>
          </w:sdt>
          <w:sdt>
            <w:sdtPr>
              <w:id w:val="-654472122"/>
              <w:tag w:val="goog_rdk_214"/>
            </w:sdtPr>
            <w:sdtContent>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585" w:firstLine="0"/>
                  <w:jc w:val="both"/>
                  <w:rPr>
                    <w:ins w:author="Vanessa Battestin" w:id="68" w:date="2026-06-10T22:27:21Z"/>
                    <w:rPrChange w:author="Vanessa Battestin" w:id="69" w:date="2026-06-10T22:27: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85563288"/>
                    <w:tag w:val="goog_rdk_212"/>
                  </w:sdtPr>
                  <w:sdtContent>
                    <w:ins w:author="Vanessa Battestin" w:id="68" w:date="2026-06-10T22:27:21Z"/>
                    <w:sdt>
                      <w:sdtPr>
                        <w:id w:val="-1535268882"/>
                        <w:tag w:val="goog_rdk_213"/>
                      </w:sdtPr>
                      <w:sdtContent>
                        <w:ins w:author="Vanessa Battestin" w:id="68" w:date="2026-06-10T22:27:21Z">
                          <w:r w:rsidDel="00000000" w:rsidR="00000000" w:rsidRPr="00000000">
                            <w:rPr>
                              <w:rtl w:val="0"/>
                              <w:rPrChange w:author="Vanessa Battestin" w:id="69" w:date="2026-06-10T22:27:21Z">
                                <w:rPr>
                                  <w:rFonts w:ascii="Arial" w:cs="Arial" w:eastAsia="Arial" w:hAnsi="Arial"/>
                                  <w:b w:val="0"/>
                                  <w:bCs w:val="0"/>
                                  <w:i w:val="0"/>
                                  <w:iCs w:val="0"/>
                                  <w:smallCaps w:val="0"/>
                                  <w:strike w:val="0"/>
                                  <w:color w:val="000000"/>
                                  <w:sz w:val="22"/>
                                  <w:szCs w:val="22"/>
                                  <w:u w:val="none"/>
                                  <w:shd w:fill="auto" w:val="clear"/>
                                  <w:vertAlign w:val="baseline"/>
                                </w:rPr>
                              </w:rPrChange>
                            </w:rPr>
                            <w:t xml:space="preserve">Lessons learned on gender and inclusion will be shared internally through institutional reports addressed to the leadership of OU/IET and Ifes/Cefor. Externally, the insights will be incorporated into joint publications and presentations at scientific events planned under the dissemination activity. The Community of Practice between IET and Cefor will also serve as an ongoing space for reflection and exchange on inclusive distance learning practices, keeping the discussion on gender equity alive beyond the formal project period.</w:t>
                          </w:r>
                        </w:ins>
                      </w:sdtContent>
                    </w:sdt>
                    <w:ins w:author="Vanessa Battestin" w:id="68" w:date="2026-06-10T22:27:21Z"/>
                  </w:sdtContent>
                </w:sdt>
              </w:p>
            </w:sdtContent>
          </w:sdt>
          <w:sdt>
            <w:sdtPr>
              <w:id w:val="-1297371011"/>
              <w:tag w:val="goog_rdk_216"/>
            </w:sdtPr>
            <w:sdtContent>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585" w:firstLine="0"/>
                  <w:jc w:val="both"/>
                  <w:rPr>
                    <w:rPrChange w:author="Vanessa Battestin" w:id="69" w:date="2026-06-10T22:27: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81465963"/>
                    <w:tag w:val="goog_rdk_215"/>
                  </w:sdtPr>
                  <w:sdtContent>
                    <w:r w:rsidDel="00000000" w:rsidR="00000000" w:rsidRPr="00000000">
                      <w:rPr>
                        <w:rtl w:val="0"/>
                      </w:rPr>
                    </w:r>
                  </w:sdtContent>
                </w:sdt>
              </w:p>
            </w:sdtContent>
          </w:sdt>
        </w:tc>
        <w:tc>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pStyle w:val="Heading1"/>
        <w:ind w:left="144" w:firstLine="0"/>
        <w:rPr/>
      </w:pPr>
      <w:r w:rsidDel="00000000" w:rsidR="00000000" w:rsidRPr="00000000">
        <w:rPr>
          <w:rtl w:val="0"/>
        </w:rPr>
        <w:t xml:space="preserve">EQUALITY, DIVERSITY and INCLUSION</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4" w:right="7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project including or addressing any additional Equality, Diversity and Inclusion aspects (e.g. age, disability, race/ethnicity, religion/belief, sexual orientation and socio-economic background)?</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2"/>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119" w:hRule="atLeast"/>
          <w:tblHeader w:val="0"/>
        </w:trPr>
        <w:tc>
          <w:tcPr/>
          <w:sdt>
            <w:sdtPr>
              <w:id w:val="-370801058"/>
              <w:tag w:val="goog_rdk_218"/>
            </w:sdtPr>
            <w:sdtContent>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06" w:firstLine="0"/>
                  <w:jc w:val="left"/>
                  <w:rPr>
                    <w:ins w:author="Vanessa Battestin" w:id="70" w:date="2026-06-10T22:51:41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specify the groups included and how they will benefit from the activities (200 words max)</w:t>
                </w:r>
                <w:sdt>
                  <w:sdtPr>
                    <w:id w:val="-1576161743"/>
                    <w:tag w:val="goog_rdk_217"/>
                  </w:sdtPr>
                  <w:sdtContent>
                    <w:ins w:author="Vanessa Battestin" w:id="70" w:date="2026-06-10T22:51:41Z">
                      <w:r w:rsidDel="00000000" w:rsidR="00000000" w:rsidRPr="00000000">
                        <w:rPr>
                          <w:rtl w:val="0"/>
                        </w:rPr>
                      </w:r>
                    </w:ins>
                  </w:sdtContent>
                </w:sdt>
              </w:p>
            </w:sdtContent>
          </w:sdt>
          <w:sdt>
            <w:sdtPr>
              <w:id w:val="-1633943192"/>
              <w:tag w:val="goog_rdk_221"/>
            </w:sdtPr>
            <w:sdtContent>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06" w:firstLine="0"/>
                  <w:jc w:val="left"/>
                  <w:rPr>
                    <w:ins w:author="Vanessa Battestin" w:id="70" w:date="2026-06-10T22:51:41Z"/>
                    <w:rPrChange w:author="Vanessa Battestin" w:id="71" w:date="2026-06-10T22:51:4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46682868"/>
                    <w:tag w:val="goog_rdk_219"/>
                  </w:sdtPr>
                  <w:sdtContent>
                    <w:ins w:author="Vanessa Battestin" w:id="70" w:date="2026-06-10T22:51:41Z"/>
                    <w:sdt>
                      <w:sdtPr>
                        <w:id w:val="1797031397"/>
                        <w:tag w:val="goog_rdk_220"/>
                      </w:sdtPr>
                      <w:sdtContent>
                        <w:ins w:author="Vanessa Battestin" w:id="70" w:date="2026-06-10T22:51:41Z">
                          <w:r w:rsidDel="00000000" w:rsidR="00000000" w:rsidRPr="00000000">
                            <w:rPr>
                              <w:rtl w:val="0"/>
                            </w:rPr>
                          </w:r>
                        </w:ins>
                      </w:sdtContent>
                    </w:sdt>
                    <w:ins w:author="Vanessa Battestin" w:id="70" w:date="2026-06-10T22:51:41Z"/>
                  </w:sdtContent>
                </w:sdt>
              </w:p>
            </w:sdtContent>
          </w:sdt>
          <w:sdt>
            <w:sdtPr>
              <w:id w:val="728247338"/>
              <w:tag w:val="goog_rdk_224"/>
            </w:sdtPr>
            <w:sdtContent>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06" w:firstLine="0"/>
                  <w:jc w:val="left"/>
                  <w:rPr>
                    <w:ins w:author="Vanessa Battestin" w:id="70" w:date="2026-06-10T22:51:41Z"/>
                    <w:rPrChange w:author="Vanessa Battestin" w:id="71" w:date="2026-06-10T22:51:4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4576225"/>
                    <w:tag w:val="goog_rdk_222"/>
                  </w:sdtPr>
                  <w:sdtContent>
                    <w:ins w:author="Vanessa Battestin" w:id="70" w:date="2026-06-10T22:51:41Z"/>
                    <w:sdt>
                      <w:sdtPr>
                        <w:id w:val="126092953"/>
                        <w:tag w:val="goog_rdk_223"/>
                      </w:sdtPr>
                      <w:sdtContent>
                        <w:ins w:author="Vanessa Battestin" w:id="70" w:date="2026-06-10T22:51:41Z">
                          <w:r w:rsidDel="00000000" w:rsidR="00000000" w:rsidRPr="00000000">
                            <w:rPr>
                              <w:rtl w:val="0"/>
                              <w:rPrChange w:author="Vanessa Battestin" w:id="71" w:date="2026-06-10T22:51:41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project targets and benefits multiple groups facing barriers to participation in higher education in Brazil: adult workers (particularly low-income), women balancing family responsibilities, learners in remote regions far from physical campuses, people with physical, sensory or cognitive disabilities for whom face-to-face education presents access barriers, quilombola communities and indigenous peoples in territories without access to on-site higher education. Ifes operates as a multi-campus network across Espírito Santo, serving students in urban and rural contexts with diverse socio-economic and ethnic profiles. Initiatives such as the EJA Quilombola programme at São Mateus campus and the Gwatá/NEPTO project at Aracruz campus — working with Tupinikim and Guarani indigenous communities — demonstrate the network's concrete engagement with historically marginalised populations. By strengthening the institutional capacity of Ifes/Cefor in distance learning, the project indirectly contributes to widening access for all these groups — for whom flexible, asynchronous distance learning is often the only viable qualification pathway. Ifes also hosts NAPNE and Nepgens nuclei across its campuses, structures that demonstrate the network's commitment to inclusion and equity as structural values.</w:t>
                          </w:r>
                        </w:ins>
                      </w:sdtContent>
                    </w:sdt>
                    <w:ins w:author="Vanessa Battestin" w:id="70" w:date="2026-06-10T22:51:41Z"/>
                  </w:sdtContent>
                </w:sdt>
              </w:p>
            </w:sdtContent>
          </w:sdt>
          <w:sdt>
            <w:sdtPr>
              <w:id w:val="-1372949935"/>
              <w:tag w:val="goog_rdk_226"/>
            </w:sdtPr>
            <w:sdtContent>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06" w:firstLine="0"/>
                  <w:jc w:val="left"/>
                  <w:rPr>
                    <w:rPrChange w:author="Vanessa Battestin" w:id="71" w:date="2026-06-10T22:51:4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74030117"/>
                    <w:tag w:val="goog_rdk_225"/>
                  </w:sdtPr>
                  <w:sdtContent>
                    <w:r w:rsidDel="00000000" w:rsidR="00000000" w:rsidRPr="00000000">
                      <w:rPr>
                        <w:rtl w:val="0"/>
                      </w:rPr>
                    </w:r>
                  </w:sdtContent>
                </w:sdt>
              </w:p>
            </w:sdtContent>
          </w:sdt>
        </w:tc>
        <w:tc>
          <w:tcPr>
            <w:shd w:fill="f4f4f4" w:val="cle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Specify the groups included and how they will benefit from the activities</w:t>
            </w:r>
          </w:p>
        </w:tc>
      </w:tr>
    </w:tbl>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D">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3" name=""/>
                <a:graphic>
                  <a:graphicData uri="http://schemas.microsoft.com/office/word/2010/wordprocessingShape">
                    <wps:wsp>
                      <wps:cNvSpPr/>
                      <wps:cNvPr id="4" name="Shape 4"/>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3: Environmental Impact, Ethics and Economic Development Relevance</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3"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spacing w:before="1" w:lineRule="auto"/>
        <w:ind w:left="144" w:right="0" w:firstLine="0"/>
        <w:jc w:val="left"/>
        <w:rPr>
          <w:b w:val="1"/>
          <w:bCs w:val="1"/>
          <w:sz w:val="22"/>
          <w:szCs w:val="22"/>
        </w:rPr>
      </w:pPr>
      <w:r w:rsidDel="00000000" w:rsidR="00000000" w:rsidRPr="00000000">
        <w:rPr>
          <w:b w:val="1"/>
          <w:bCs w:val="1"/>
          <w:sz w:val="22"/>
          <w:szCs w:val="22"/>
          <w:rtl w:val="0"/>
        </w:rPr>
        <w:t xml:space="preserve">RELEVANCE TO ECONOMIC DEVELOPMENT, SOCIAL WELFARE, AND ENVIRONMENT</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3"/>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662" w:hRule="atLeast"/>
          <w:tblHeader w:val="0"/>
        </w:trPr>
        <w:tc>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how the project and planned activities will contribute to the economic development and social welfare of the overseas country. These can develop over the medium term (3-5 years) but the connection to the project outcomes needs to be clear. (300 words max)</w:t>
            </w:r>
            <w:r w:rsidDel="00000000" w:rsidR="00000000" w:rsidRPr="00000000">
              <w:rPr>
                <w:rtl w:val="0"/>
              </w:rPr>
            </w:r>
          </w:p>
          <w:sdt>
            <w:sdtPr>
              <w:id w:val="-2014230807"/>
              <w:tag w:val="goog_rdk_230"/>
            </w:sdtPr>
            <w:sdtContent>
              <w:p w:rsidR="00000000" w:rsidDel="00000000" w:rsidP="00000000" w:rsidRDefault="00000000" w:rsidRPr="00000000" w14:paraId="00000483">
                <w:pPr>
                  <w:spacing w:after="240" w:before="240" w:lineRule="auto"/>
                  <w:rPr>
                    <w:ins w:author="Vanessa Battestin" w:id="72" w:date="2026-06-11T12:55:47Z"/>
                    <w:rPrChange w:author="Vanessa Battestin" w:id="73" w:date="2026-06-11T12:55:47Z">
                      <w:rPr/>
                    </w:rPrChange>
                  </w:rPr>
                </w:pPr>
                <w:sdt>
                  <w:sdtPr>
                    <w:id w:val="971479935"/>
                    <w:tag w:val="goog_rdk_228"/>
                  </w:sdtPr>
                  <w:sdtContent>
                    <w:ins w:author="Vanessa Battestin" w:id="72" w:date="2026-06-11T12:55:47Z"/>
                    <w:sdt>
                      <w:sdtPr>
                        <w:id w:val="1576708704"/>
                        <w:tag w:val="goog_rdk_229"/>
                      </w:sdtPr>
                      <w:sdtContent>
                        <w:ins w:author="Vanessa Battestin" w:id="72" w:date="2026-06-11T12:55:47Z">
                          <w:r w:rsidDel="00000000" w:rsidR="00000000" w:rsidRPr="00000000">
                            <w:rPr>
                              <w:rtl w:val="0"/>
                              <w:rPrChange w:author="Vanessa Battestin" w:id="73" w:date="2026-06-11T12:55:47Z">
                                <w:rPr/>
                              </w:rPrChange>
                            </w:rPr>
                            <w:t xml:space="preserve">Brazil faces persistent skills deficits, particularly in digital competencies, limiting worker productivity in the knowledge economy. Distance learning is a central instrument for addressing this gap in a continental country with dispersed populations and deep regional inequalities — and is also an environmentally responsible choice: avoiding the regular travel of thousands of students generates positive environmental impact at scale.</w:t>
                          </w:r>
                        </w:ins>
                      </w:sdtContent>
                    </w:sdt>
                    <w:ins w:author="Vanessa Battestin" w:id="72" w:date="2026-06-11T12:55:47Z"/>
                  </w:sdtContent>
                </w:sdt>
              </w:p>
            </w:sdtContent>
          </w:sdt>
          <w:sdt>
            <w:sdtPr>
              <w:id w:val="-235892215"/>
              <w:tag w:val="goog_rdk_233"/>
            </w:sdtPr>
            <w:sdtContent>
              <w:p w:rsidR="00000000" w:rsidDel="00000000" w:rsidP="00000000" w:rsidRDefault="00000000" w:rsidRPr="00000000" w14:paraId="00000484">
                <w:pPr>
                  <w:spacing w:after="240" w:before="240" w:lineRule="auto"/>
                  <w:rPr>
                    <w:ins w:author="Vanessa Battestin" w:id="72" w:date="2026-06-11T12:55:47Z"/>
                    <w:rPrChange w:author="Vanessa Battestin" w:id="73" w:date="2026-06-11T12:55:47Z">
                      <w:rPr/>
                    </w:rPrChange>
                  </w:rPr>
                </w:pPr>
                <w:sdt>
                  <w:sdtPr>
                    <w:id w:val="812291680"/>
                    <w:tag w:val="goog_rdk_231"/>
                  </w:sdtPr>
                  <w:sdtContent>
                    <w:ins w:author="Vanessa Battestin" w:id="72" w:date="2026-06-11T12:55:47Z"/>
                    <w:sdt>
                      <w:sdtPr>
                        <w:id w:val="52550015"/>
                        <w:tag w:val="goog_rdk_232"/>
                      </w:sdtPr>
                      <w:sdtContent>
                        <w:ins w:author="Vanessa Battestin" w:id="72" w:date="2026-06-11T12:55:47Z">
                          <w:r w:rsidDel="00000000" w:rsidR="00000000" w:rsidRPr="00000000">
                            <w:rPr>
                              <w:rtl w:val="0"/>
                              <w:rPrChange w:author="Vanessa Battestin" w:id="73" w:date="2026-06-11T12:55:47Z">
                                <w:rPr/>
                              </w:rPrChange>
                            </w:rPr>
                            <w:t xml:space="preserve">By strengthening Ifes/Cefor's capabilities in instructional design, learning analytics, personalised learning and AI in education, the project creates conditions for higher-quality distance learning programmes in the medium term — benefiting adult workers, remote populations and groups historically excluded from face-to-face education, including quilombola and indigenous communities in Espírito Santo. The Open University deepens its understanding of the Brazilian educational context and strengthens its TNE strategy for Latin America.</w:t>
                          </w:r>
                        </w:ins>
                      </w:sdtContent>
                    </w:sdt>
                    <w:ins w:author="Vanessa Battestin" w:id="72" w:date="2026-06-11T12:55:47Z"/>
                  </w:sdtContent>
                </w:sdt>
              </w:p>
            </w:sdtContent>
          </w:sdt>
          <w:sdt>
            <w:sdtPr>
              <w:id w:val="1874376960"/>
              <w:tag w:val="goog_rdk_236"/>
            </w:sdtPr>
            <w:sdtContent>
              <w:p w:rsidR="00000000" w:rsidDel="00000000" w:rsidP="00000000" w:rsidRDefault="00000000" w:rsidRPr="00000000" w14:paraId="00000485">
                <w:pPr>
                  <w:spacing w:after="240" w:before="240" w:lineRule="auto"/>
                  <w:rPr>
                    <w:ins w:author="Vanessa Battestin" w:id="72" w:date="2026-06-11T12:55:47Z"/>
                    <w:rPrChange w:author="Vanessa Battestin" w:id="73" w:date="2026-06-11T12:55:47Z">
                      <w:rPr/>
                    </w:rPrChange>
                  </w:rPr>
                </w:pPr>
                <w:sdt>
                  <w:sdtPr>
                    <w:id w:val="2031812274"/>
                    <w:tag w:val="goog_rdk_234"/>
                  </w:sdtPr>
                  <w:sdtContent>
                    <w:ins w:author="Vanessa Battestin" w:id="72" w:date="2026-06-11T12:55:47Z"/>
                    <w:sdt>
                      <w:sdtPr>
                        <w:id w:val="4151072"/>
                        <w:tag w:val="goog_rdk_235"/>
                      </w:sdtPr>
                      <w:sdtContent>
                        <w:ins w:author="Vanessa Battestin" w:id="72" w:date="2026-06-11T12:55:47Z">
                          <w:r w:rsidDel="00000000" w:rsidR="00000000" w:rsidRPr="00000000">
                            <w:rPr>
                              <w:rtl w:val="0"/>
                              <w:rPrChange w:author="Vanessa Battestin" w:id="73" w:date="2026-06-11T12:55:47Z">
                                <w:rPr/>
                              </w:rPrChange>
                            </w:rPr>
                            <w:t xml:space="preserve">The campus mapping will identify regionally specialised expertise with potential for expansion through distance learning — such as the Master's in Blue Economy and Biodiversity at Piúma campus, the first of its kind in Brazil, and the Rio Doce Escolar project (Educimat/Ifes), which trains environmental educators along the Rio Doce basin — demonstrating that Ifes already connects distance learning, sustainability and support for vulnerable populations.</w:t>
                          </w:r>
                        </w:ins>
                      </w:sdtContent>
                    </w:sdt>
                    <w:ins w:author="Vanessa Battestin" w:id="72" w:date="2026-06-11T12:55:47Z"/>
                  </w:sdtContent>
                </w:sdt>
              </w:p>
            </w:sdtContent>
          </w:sdt>
          <w:sdt>
            <w:sdtPr>
              <w:id w:val="-1690040417"/>
              <w:tag w:val="goog_rdk_240"/>
            </w:sdtPr>
            <w:sdtContent>
              <w:p w:rsidR="00000000" w:rsidDel="00000000" w:rsidP="00000000" w:rsidRDefault="00000000" w:rsidRPr="00000000" w14:paraId="00000486">
                <w:pPr>
                  <w:spacing w:after="240" w:before="240" w:lineRule="auto"/>
                  <w:rPr>
                    <w:del w:author="Vanessa Battestin" w:id="72" w:date="2026-06-11T12:55:47Z"/>
                  </w:rPr>
                </w:pPr>
                <w:sdt>
                  <w:sdtPr>
                    <w:id w:val="592922979"/>
                    <w:tag w:val="goog_rdk_237"/>
                  </w:sdtPr>
                  <w:sdtContent>
                    <w:ins w:author="Vanessa Battestin" w:id="72" w:date="2026-06-11T12:55:47Z"/>
                    <w:sdt>
                      <w:sdtPr>
                        <w:id w:val="1647426442"/>
                        <w:tag w:val="goog_rdk_238"/>
                      </w:sdtPr>
                      <w:sdtContent>
                        <w:ins w:author="Vanessa Battestin" w:id="72" w:date="2026-06-11T12:55:47Z">
                          <w:r w:rsidDel="00000000" w:rsidR="00000000" w:rsidRPr="00000000">
                            <w:rPr>
                              <w:rtl w:val="0"/>
                              <w:rPrChange w:author="Vanessa Battestin" w:id="73" w:date="2026-06-11T12:55:47Z">
                                <w:rPr/>
                              </w:rPrChange>
                            </w:rPr>
                            <w:t xml:space="preserve">The co-developed framework and roadmap will provide both Ifes/Cefor and The Open University with a strategic foundation for future collaborations. With 22 campuses across Espírito Santo, improvements in distance learning quality have a multiplier effect across one of the state's largest professional education systems; in the medium term, the instruments generated have the potential to be replicated across the 41 institutions of the Conif network — present in every Brazilian state — amplifying the social, economic and environmental impact of the project.</w:t>
                          </w:r>
                        </w:ins>
                      </w:sdtContent>
                    </w:sdt>
                    <w:ins w:author="Vanessa Battestin" w:id="72" w:date="2026-06-11T12:55:47Z"/>
                  </w:sdtContent>
                </w:sdt>
                <w:sdt>
                  <w:sdtPr>
                    <w:id w:val="-1611135009"/>
                    <w:tag w:val="goog_rdk_239"/>
                  </w:sdtPr>
                  <w:sdtContent>
                    <w:del w:author="Vanessa Battestin" w:id="72" w:date="2026-06-11T12:55:47Z">
                      <w:r w:rsidDel="00000000" w:rsidR="00000000" w:rsidRPr="00000000">
                        <w:rPr>
                          <w:rtl w:val="0"/>
                        </w:rPr>
                      </w:r>
                    </w:del>
                  </w:sdtContent>
                </w:sdt>
              </w:p>
            </w:sdtContent>
          </w:sdt>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left"/>
              <w:rPr/>
            </w:pPr>
            <w:r w:rsidDel="00000000" w:rsidR="00000000" w:rsidRPr="00000000">
              <w:rPr>
                <w:rtl w:val="0"/>
              </w:rPr>
            </w:r>
          </w:p>
        </w:tc>
        <w:tc>
          <w:tcPr>
            <w:shd w:fill="f4f4f4" w:val="clea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Think about how your project will create lasting benefits for the local economy and society, not just during implementation but over the next few years.</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Explain how your activities will support jobs, skills, businesses, or wider economic growth.</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Consider social outcomes such as improved wellbeing, inclusion, or community resilience.</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 specific about the link between your project outputs and the longer-term economic and social impact</w:t>
            </w:r>
          </w:p>
        </w:tc>
      </w:tr>
    </w:tbl>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spacing w:before="0" w:lineRule="auto"/>
        <w:ind w:left="144" w:right="0" w:firstLine="0"/>
        <w:jc w:val="left"/>
        <w:rPr>
          <w:b w:val="1"/>
          <w:bCs w:val="1"/>
          <w:sz w:val="22"/>
          <w:szCs w:val="22"/>
        </w:rPr>
      </w:pPr>
      <w:r w:rsidDel="00000000" w:rsidR="00000000" w:rsidRPr="00000000">
        <w:rPr>
          <w:b w:val="1"/>
          <w:bCs w:val="1"/>
          <w:sz w:val="22"/>
          <w:szCs w:val="22"/>
          <w:rtl w:val="0"/>
        </w:rPr>
        <w:t xml:space="preserve">ENVIRONMENTAL IMPACT</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4"/>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663" w:hRule="atLeast"/>
          <w:tblHeader w:val="0"/>
        </w:trPr>
        <w:tc>
          <w:tcPr/>
          <w:sdt>
            <w:sdtPr>
              <w:id w:val="-1381861264"/>
              <w:tag w:val="goog_rdk_242"/>
            </w:sdtPr>
            <w:sdtContent>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74" w:date="2026-06-11T13:04:43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expected impact of the proposed project on the climate and environment (both throughout the project and beyond)? (300 words max)</w:t>
                </w:r>
                <w:sdt>
                  <w:sdtPr>
                    <w:id w:val="-978323407"/>
                    <w:tag w:val="goog_rdk_241"/>
                  </w:sdtPr>
                  <w:sdtContent>
                    <w:ins w:author="Vanessa Battestin" w:id="74" w:date="2026-06-11T13:04:43Z">
                      <w:r w:rsidDel="00000000" w:rsidR="00000000" w:rsidRPr="00000000">
                        <w:rPr>
                          <w:rtl w:val="0"/>
                        </w:rPr>
                      </w:r>
                    </w:ins>
                  </w:sdtContent>
                </w:sdt>
              </w:p>
            </w:sdtContent>
          </w:sdt>
          <w:sdt>
            <w:sdtPr>
              <w:id w:val="466746286"/>
              <w:tag w:val="goog_rdk_245"/>
            </w:sdtPr>
            <w:sdtContent>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74" w:date="2026-06-11T13:04:43Z"/>
                    <w:rPrChange w:author="Vanessa Battestin" w:id="75" w:date="2026-06-11T13:04:43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37633702"/>
                    <w:tag w:val="goog_rdk_243"/>
                  </w:sdtPr>
                  <w:sdtContent>
                    <w:ins w:author="Vanessa Battestin" w:id="74" w:date="2026-06-11T13:04:43Z"/>
                    <w:sdt>
                      <w:sdtPr>
                        <w:id w:val="2019713784"/>
                        <w:tag w:val="goog_rdk_244"/>
                      </w:sdtPr>
                      <w:sdtContent>
                        <w:ins w:author="Vanessa Battestin" w:id="74" w:date="2026-06-11T13:04:43Z">
                          <w:r w:rsidDel="00000000" w:rsidR="00000000" w:rsidRPr="00000000">
                            <w:rPr>
                              <w:rtl w:val="0"/>
                            </w:rPr>
                          </w:r>
                        </w:ins>
                      </w:sdtContent>
                    </w:sdt>
                    <w:ins w:author="Vanessa Battestin" w:id="74" w:date="2026-06-11T13:04:43Z"/>
                  </w:sdtContent>
                </w:sdt>
              </w:p>
            </w:sdtContent>
          </w:sdt>
          <w:sdt>
            <w:sdtPr>
              <w:id w:val="-1977161181"/>
              <w:tag w:val="goog_rdk_248"/>
            </w:sdtPr>
            <w:sdtContent>
              <w:p w:rsidR="00000000" w:rsidDel="00000000" w:rsidP="00000000" w:rsidRDefault="00000000" w:rsidRPr="00000000" w14:paraId="00000493">
                <w:pPr>
                  <w:spacing w:after="240" w:before="240" w:lineRule="auto"/>
                  <w:rPr>
                    <w:ins w:author="Vanessa Battestin" w:id="74" w:date="2026-06-11T13:04:43Z"/>
                    <w:rPrChange w:author="Vanessa Battestin" w:id="75" w:date="2026-06-11T13:04:43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77012877"/>
                    <w:tag w:val="goog_rdk_246"/>
                  </w:sdtPr>
                  <w:sdtContent>
                    <w:ins w:author="Vanessa Battestin" w:id="74" w:date="2026-06-11T13:04:43Z"/>
                    <w:sdt>
                      <w:sdtPr>
                        <w:id w:val="-1704930507"/>
                        <w:tag w:val="goog_rdk_247"/>
                      </w:sdtPr>
                      <w:sdtContent>
                        <w:ins w:author="Vanessa Battestin" w:id="74" w:date="2026-06-11T13:04:43Z">
                          <w:r w:rsidDel="00000000" w:rsidR="00000000" w:rsidRPr="00000000">
                            <w:rPr>
                              <w:rtl w:val="0"/>
                              <w:rPrChange w:author="Vanessa Battestin" w:id="75" w:date="2026-06-11T13:04:43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project has been designed to minimise its direct environmental impact. The vast majority of activities — webinars, workshops, institutional mapping, co-design sessions and dissemination — will be conducted online, generating a minimal carbon footprint. Only one in-person visit is planned, in economy class in accordance with British Council policy. All project outputs will be published in open-access digital format, with no printed distribution. Online collaborative tools will be used for project management, communication and reporting.</w:t>
                          </w:r>
                        </w:ins>
                      </w:sdtContent>
                    </w:sdt>
                    <w:ins w:author="Vanessa Battestin" w:id="74" w:date="2026-06-11T13:04:43Z"/>
                  </w:sdtContent>
                </w:sdt>
              </w:p>
            </w:sdtContent>
          </w:sdt>
          <w:sdt>
            <w:sdtPr>
              <w:id w:val="-1529023932"/>
              <w:tag w:val="goog_rdk_251"/>
            </w:sdtPr>
            <w:sdtContent>
              <w:p w:rsidR="00000000" w:rsidDel="00000000" w:rsidP="00000000" w:rsidRDefault="00000000" w:rsidRPr="00000000" w14:paraId="00000494">
                <w:pPr>
                  <w:spacing w:after="240" w:before="240" w:lineRule="auto"/>
                  <w:rPr>
                    <w:ins w:author="Vanessa Battestin" w:id="74" w:date="2026-06-11T13:04:43Z"/>
                    <w:rPrChange w:author="Vanessa Battestin" w:id="75" w:date="2026-06-11T13:04:43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49091182"/>
                    <w:tag w:val="goog_rdk_249"/>
                  </w:sdtPr>
                  <w:sdtContent>
                    <w:ins w:author="Vanessa Battestin" w:id="74" w:date="2026-06-11T13:04:43Z"/>
                    <w:sdt>
                      <w:sdtPr>
                        <w:id w:val="1638387356"/>
                        <w:tag w:val="goog_rdk_250"/>
                      </w:sdtPr>
                      <w:sdtContent>
                        <w:ins w:author="Vanessa Battestin" w:id="74" w:date="2026-06-11T13:04:43Z">
                          <w:r w:rsidDel="00000000" w:rsidR="00000000" w:rsidRPr="00000000">
                            <w:rPr>
                              <w:rtl w:val="0"/>
                              <w:rPrChange w:author="Vanessa Battestin" w:id="75" w:date="2026-06-11T13:04:43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primary negative environmental impact is the carbon generated by transatlantic air travel. However, the decision to consolidate all in-person activities into a single visit — rather than multiple trips throughout the project — is the principal mitigation measure adopted. Digital energy consumption will be minimised by using platforms already available at both institutions, with no additional infrastructure required.</w:t>
                          </w:r>
                        </w:ins>
                      </w:sdtContent>
                    </w:sdt>
                    <w:ins w:author="Vanessa Battestin" w:id="74" w:date="2026-06-11T13:04:43Z"/>
                  </w:sdtContent>
                </w:sdt>
              </w:p>
            </w:sdtContent>
          </w:sdt>
          <w:sdt>
            <w:sdtPr>
              <w:id w:val="121131339"/>
              <w:tag w:val="goog_rdk_254"/>
            </w:sdtPr>
            <w:sdtContent>
              <w:p w:rsidR="00000000" w:rsidDel="00000000" w:rsidP="00000000" w:rsidRDefault="00000000" w:rsidRPr="00000000" w14:paraId="00000495">
                <w:pPr>
                  <w:spacing w:after="240" w:before="240" w:lineRule="auto"/>
                  <w:rPr>
                    <w:ins w:author="Vanessa Battestin" w:id="74" w:date="2026-06-11T13:04:43Z"/>
                    <w:rPrChange w:author="Vanessa Battestin" w:id="75" w:date="2026-06-11T13:04:43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63833897"/>
                    <w:tag w:val="goog_rdk_252"/>
                  </w:sdtPr>
                  <w:sdtContent>
                    <w:ins w:author="Vanessa Battestin" w:id="74" w:date="2026-06-11T13:04:43Z"/>
                    <w:sdt>
                      <w:sdtPr>
                        <w:id w:val="-2125019837"/>
                        <w:tag w:val="goog_rdk_253"/>
                      </w:sdtPr>
                      <w:sdtContent>
                        <w:ins w:author="Vanessa Battestin" w:id="74" w:date="2026-06-11T13:04:43Z">
                          <w:r w:rsidDel="00000000" w:rsidR="00000000" w:rsidRPr="00000000">
                            <w:rPr>
                              <w:rtl w:val="0"/>
                              <w:rPrChange w:author="Vanessa Battestin" w:id="75" w:date="2026-06-11T13:04:43Z">
                                <w:rPr>
                                  <w:rFonts w:ascii="Arial" w:cs="Arial" w:eastAsia="Arial" w:hAnsi="Arial"/>
                                  <w:b w:val="0"/>
                                  <w:bCs w:val="0"/>
                                  <w:i w:val="0"/>
                                  <w:iCs w:val="0"/>
                                  <w:smallCaps w:val="0"/>
                                  <w:strike w:val="0"/>
                                  <w:color w:val="000000"/>
                                  <w:sz w:val="22"/>
                                  <w:szCs w:val="22"/>
                                  <w:u w:val="none"/>
                                  <w:shd w:fill="auto" w:val="clear"/>
                                  <w:vertAlign w:val="baseline"/>
                                </w:rPr>
                              </w:rPrChange>
                            </w:rPr>
                            <w:t xml:space="preserve">Regarding long-term positive impact, the project contributes indirectly to emissions reduction at scale: by strengthening the quality and reach of distance learning at Ifes — a network of 22 campuses across Espírito Santo — it supports more students accessing education without regular travel to physical campuses, reducing transport-associated emissions. The campus mapping will identify initiatives such as the Master's in Blue Economy and Biodiversity (Piúma campus) and the Rio Doce Escolar project (Educimat/Ifes), which work directly with environmental sustainability and education in climate-vulnerable contexts — whose potential expansion through distance learning represents a concrete environmental and social benefit. The project is aligned with SDG 13 and the climate commitments of both Brazil and the United Kingdom.</w:t>
                          </w:r>
                        </w:ins>
                      </w:sdtContent>
                    </w:sdt>
                    <w:ins w:author="Vanessa Battestin" w:id="74" w:date="2026-06-11T13:04:43Z"/>
                  </w:sdtContent>
                </w:sdt>
              </w:p>
            </w:sdtContent>
          </w:sdt>
          <w:sdt>
            <w:sdtPr>
              <w:id w:val="1590255358"/>
              <w:tag w:val="goog_rdk_256"/>
            </w:sdtPr>
            <w:sdtContent>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PrChange w:author="Vanessa Battestin" w:id="75" w:date="2026-06-11T13:04:43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69831327"/>
                    <w:tag w:val="goog_rdk_255"/>
                  </w:sdtPr>
                  <w:sdtContent>
                    <w:r w:rsidDel="00000000" w:rsidR="00000000" w:rsidRPr="00000000">
                      <w:rPr>
                        <w:rtl w:val="0"/>
                      </w:rPr>
                    </w:r>
                  </w:sdtContent>
                </w:sdt>
              </w:p>
            </w:sdtContent>
          </w:sdt>
        </w:tc>
        <w:tc>
          <w:tcPr>
            <w:shd w:fill="f4f4f4" w:val="clea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Think about both the positive and negative environmental impacts your project may have during delivery and after completion.</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08"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you will minimise any potential harm and enhance any benefits, such as reducing emissions, improving resource efficiency, or supporting biodiversity.</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Consider long-term sustainability and how the project aligns with local or global climate goals.</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 clear about practical steps you will take to manage environmental impact.</w:t>
            </w:r>
          </w:p>
        </w:tc>
      </w:tr>
    </w:tbl>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5"/>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901" w:hRule="atLeast"/>
          <w:tblHeader w:val="0"/>
        </w:trPr>
        <w:tc>
          <w:tcPr/>
          <w:sdt>
            <w:sdtPr>
              <w:id w:val="1467331537"/>
              <w:tag w:val="goog_rdk_258"/>
            </w:sdtPr>
            <w:sdtContent>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19" w:firstLine="0"/>
                  <w:jc w:val="left"/>
                  <w:rPr>
                    <w:ins w:author="Vanessa Battestin" w:id="76" w:date="2026-06-11T13:11:54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travel is planned, please provide justification why travel is essential to ensure project outcomes and impact (300 words max)</w:t>
                </w:r>
                <w:sdt>
                  <w:sdtPr>
                    <w:id w:val="666310274"/>
                    <w:tag w:val="goog_rdk_257"/>
                  </w:sdtPr>
                  <w:sdtContent>
                    <w:ins w:author="Vanessa Battestin" w:id="76" w:date="2026-06-11T13:11:54Z">
                      <w:r w:rsidDel="00000000" w:rsidR="00000000" w:rsidRPr="00000000">
                        <w:rPr>
                          <w:rtl w:val="0"/>
                        </w:rPr>
                      </w:r>
                    </w:ins>
                  </w:sdtContent>
                </w:sdt>
              </w:p>
            </w:sdtContent>
          </w:sdt>
          <w:sdt>
            <w:sdtPr>
              <w:id w:val="-196576314"/>
              <w:tag w:val="goog_rdk_261"/>
            </w:sdtPr>
            <w:sdtContent>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19" w:firstLine="0"/>
                  <w:jc w:val="left"/>
                  <w:rPr>
                    <w:ins w:author="Vanessa Battestin" w:id="76" w:date="2026-06-11T13:11:54Z"/>
                    <w:rPrChange w:author="Vanessa Battestin" w:id="77" w:date="2026-06-11T13:11: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86290099"/>
                    <w:tag w:val="goog_rdk_259"/>
                  </w:sdtPr>
                  <w:sdtContent>
                    <w:ins w:author="Vanessa Battestin" w:id="76" w:date="2026-06-11T13:11:54Z"/>
                    <w:sdt>
                      <w:sdtPr>
                        <w:id w:val="497546898"/>
                        <w:tag w:val="goog_rdk_260"/>
                      </w:sdtPr>
                      <w:sdtContent>
                        <w:ins w:author="Vanessa Battestin" w:id="76" w:date="2026-06-11T13:11:54Z">
                          <w:r w:rsidDel="00000000" w:rsidR="00000000" w:rsidRPr="00000000">
                            <w:rPr>
                              <w:rtl w:val="0"/>
                            </w:rPr>
                          </w:r>
                        </w:ins>
                      </w:sdtContent>
                    </w:sdt>
                    <w:ins w:author="Vanessa Battestin" w:id="76" w:date="2026-06-11T13:11:54Z"/>
                  </w:sdtContent>
                </w:sdt>
              </w:p>
            </w:sdtContent>
          </w:sdt>
          <w:sdt>
            <w:sdtPr>
              <w:id w:val="92915912"/>
              <w:tag w:val="goog_rdk_264"/>
            </w:sdtPr>
            <w:sdtContent>
              <w:p w:rsidR="00000000" w:rsidDel="00000000" w:rsidP="00000000" w:rsidRDefault="00000000" w:rsidRPr="00000000" w14:paraId="000004A1">
                <w:pPr>
                  <w:spacing w:after="240" w:before="240" w:lineRule="auto"/>
                  <w:rPr>
                    <w:ins w:author="Vanessa Battestin" w:id="76" w:date="2026-06-11T13:11:54Z"/>
                    <w:rPrChange w:author="Vanessa Battestin" w:id="77" w:date="2026-06-11T13:11: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08255267"/>
                    <w:tag w:val="goog_rdk_262"/>
                  </w:sdtPr>
                  <w:sdtContent>
                    <w:ins w:author="Vanessa Battestin" w:id="76" w:date="2026-06-11T13:11:54Z"/>
                    <w:sdt>
                      <w:sdtPr>
                        <w:id w:val="-189532686"/>
                        <w:tag w:val="goog_rdk_263"/>
                      </w:sdtPr>
                      <w:sdtContent>
                        <w:ins w:author="Vanessa Battestin" w:id="76" w:date="2026-06-11T13:11:54Z">
                          <w:r w:rsidDel="00000000" w:rsidR="00000000" w:rsidRPr="00000000">
                            <w:rPr>
                              <w:rtl w:val="0"/>
                              <w:rPrChange w:author="Vanessa Battestin" w:id="77" w:date="2026-06-11T13:11:54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in-person visit to The Open University is essential to achieving the project's objectives for reasons that cannot be replicated through remote engagement. First and foremost, building a long-term TNE partnership depends fundamentally on institutional trust — and this is established far more effectively through in-person contact, immersion in team dynamics, observation of organisational culture, and informal conversations that virtual environments do not afford.</w:t>
                          </w:r>
                        </w:ins>
                      </w:sdtContent>
                    </w:sdt>
                    <w:ins w:author="Vanessa Battestin" w:id="76" w:date="2026-06-11T13:11:54Z"/>
                  </w:sdtContent>
                </w:sdt>
              </w:p>
            </w:sdtContent>
          </w:sdt>
          <w:sdt>
            <w:sdtPr>
              <w:id w:val="1806890304"/>
              <w:tag w:val="goog_rdk_267"/>
            </w:sdtPr>
            <w:sdtContent>
              <w:p w:rsidR="00000000" w:rsidDel="00000000" w:rsidP="00000000" w:rsidRDefault="00000000" w:rsidRPr="00000000" w14:paraId="000004A2">
                <w:pPr>
                  <w:spacing w:after="240" w:before="240" w:lineRule="auto"/>
                  <w:rPr>
                    <w:ins w:author="Vanessa Battestin" w:id="76" w:date="2026-06-11T13:11:54Z"/>
                    <w:rPrChange w:author="Vanessa Battestin" w:id="77" w:date="2026-06-11T13:11: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31488991"/>
                    <w:tag w:val="goog_rdk_265"/>
                  </w:sdtPr>
                  <w:sdtContent>
                    <w:ins w:author="Vanessa Battestin" w:id="76" w:date="2026-06-11T13:11:54Z"/>
                    <w:sdt>
                      <w:sdtPr>
                        <w:id w:val="1616782149"/>
                        <w:tag w:val="goog_rdk_266"/>
                      </w:sdtPr>
                      <w:sdtContent>
                        <w:ins w:author="Vanessa Battestin" w:id="76" w:date="2026-06-11T13:11:54Z">
                          <w:r w:rsidDel="00000000" w:rsidR="00000000" w:rsidRPr="00000000">
                            <w:rPr>
                              <w:rtl w:val="0"/>
                              <w:rPrChange w:author="Vanessa Battestin" w:id="77" w:date="2026-06-11T13:11:54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visit will enable Ifes/Cefor representatives to directly observe how the OU's Institute of Educational Technology operates in practice: its instructional design processes, student support systems, quality assurance structures, and approaches to inclusive and accessible education. This kind of situated learning — seeing, questioning and experiencing on the ground — is qualitatively different from what can be conveyed through webinars or documents, and is precisely what will give depth and authenticity to the co-design of the framework and roadmap.</w:t>
                          </w:r>
                        </w:ins>
                      </w:sdtContent>
                    </w:sdt>
                    <w:ins w:author="Vanessa Battestin" w:id="76" w:date="2026-06-11T13:11:54Z"/>
                  </w:sdtContent>
                </w:sdt>
              </w:p>
            </w:sdtContent>
          </w:sdt>
          <w:sdt>
            <w:sdtPr>
              <w:id w:val="-68961022"/>
              <w:tag w:val="goog_rdk_270"/>
            </w:sdtPr>
            <w:sdtContent>
              <w:p w:rsidR="00000000" w:rsidDel="00000000" w:rsidP="00000000" w:rsidRDefault="00000000" w:rsidRPr="00000000" w14:paraId="000004A3">
                <w:pPr>
                  <w:spacing w:after="240" w:before="240" w:lineRule="auto"/>
                  <w:rPr>
                    <w:ins w:author="Vanessa Battestin" w:id="76" w:date="2026-06-11T13:11:54Z"/>
                    <w:rPrChange w:author="Vanessa Battestin" w:id="77" w:date="2026-06-11T13:11: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62432772"/>
                    <w:tag w:val="goog_rdk_268"/>
                  </w:sdtPr>
                  <w:sdtContent>
                    <w:ins w:author="Vanessa Battestin" w:id="76" w:date="2026-06-11T13:11:54Z"/>
                    <w:sdt>
                      <w:sdtPr>
                        <w:id w:val="1830774748"/>
                        <w:tag w:val="goog_rdk_269"/>
                      </w:sdtPr>
                      <w:sdtContent>
                        <w:ins w:author="Vanessa Battestin" w:id="76" w:date="2026-06-11T13:11:54Z">
                          <w:r w:rsidDel="00000000" w:rsidR="00000000" w:rsidRPr="00000000">
                            <w:rPr>
                              <w:rtl w:val="0"/>
                              <w:rPrChange w:author="Vanessa Battestin" w:id="77" w:date="2026-06-11T13:11:54Z">
                                <w:rPr>
                                  <w:rFonts w:ascii="Arial" w:cs="Arial" w:eastAsia="Arial" w:hAnsi="Arial"/>
                                  <w:b w:val="0"/>
                                  <w:bCs w:val="0"/>
                                  <w:i w:val="0"/>
                                  <w:iCs w:val="0"/>
                                  <w:smallCaps w:val="0"/>
                                  <w:strike w:val="0"/>
                                  <w:color w:val="000000"/>
                                  <w:sz w:val="22"/>
                                  <w:szCs w:val="22"/>
                                  <w:u w:val="none"/>
                                  <w:shd w:fill="auto" w:val="clear"/>
                                  <w:vertAlign w:val="baseline"/>
                                </w:rPr>
                              </w:rPrChange>
                            </w:rPr>
                            <w:t xml:space="preserve">Additionally, the visit will consolidate the interpersonal relationships between teams, creating the foundation necessary for the Community of Practice to function genuinely beyond the project. Successful international partnerships in education are built on human relationships — and this visit is the foundational investment in that direction.</w:t>
                          </w:r>
                        </w:ins>
                      </w:sdtContent>
                    </w:sdt>
                    <w:ins w:author="Vanessa Battestin" w:id="76" w:date="2026-06-11T13:11:54Z"/>
                  </w:sdtContent>
                </w:sdt>
              </w:p>
            </w:sdtContent>
          </w:sdt>
          <w:sdt>
            <w:sdtPr>
              <w:id w:val="131069099"/>
              <w:tag w:val="goog_rdk_273"/>
            </w:sdtPr>
            <w:sdtContent>
              <w:p w:rsidR="00000000" w:rsidDel="00000000" w:rsidP="00000000" w:rsidRDefault="00000000" w:rsidRPr="00000000" w14:paraId="000004A4">
                <w:pPr>
                  <w:spacing w:after="240" w:before="240" w:lineRule="auto"/>
                  <w:rPr>
                    <w:ins w:author="Vanessa Battestin" w:id="76" w:date="2026-06-11T13:11:54Z"/>
                    <w:rPrChange w:author="Vanessa Battestin" w:id="77" w:date="2026-06-11T13:11: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85957913"/>
                    <w:tag w:val="goog_rdk_271"/>
                  </w:sdtPr>
                  <w:sdtContent>
                    <w:ins w:author="Vanessa Battestin" w:id="76" w:date="2026-06-11T13:11:54Z"/>
                    <w:sdt>
                      <w:sdtPr>
                        <w:id w:val="-945702925"/>
                        <w:tag w:val="goog_rdk_272"/>
                      </w:sdtPr>
                      <w:sdtContent>
                        <w:ins w:author="Vanessa Battestin" w:id="76" w:date="2026-06-11T13:11:54Z">
                          <w:r w:rsidDel="00000000" w:rsidR="00000000" w:rsidRPr="00000000">
                            <w:rPr>
                              <w:rtl w:val="0"/>
                              <w:rPrChange w:author="Vanessa Battestin" w:id="77" w:date="2026-06-11T13:11:54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visit is planned for five days, involving representatives from Cefor/Ifes, and will be conducted in a consolidated format to maximise impact and minimise emissions. All other project activities will be conducted remotely.</w:t>
                          </w:r>
                        </w:ins>
                      </w:sdtContent>
                    </w:sdt>
                    <w:ins w:author="Vanessa Battestin" w:id="76" w:date="2026-06-11T13:11:54Z"/>
                  </w:sdtContent>
                </w:sdt>
              </w:p>
            </w:sdtContent>
          </w:sdt>
          <w:sdt>
            <w:sdtPr>
              <w:id w:val="822137531"/>
              <w:tag w:val="goog_rdk_275"/>
            </w:sdtPr>
            <w:sdtContent>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19" w:firstLine="0"/>
                  <w:jc w:val="left"/>
                  <w:rPr>
                    <w:rPrChange w:author="Vanessa Battestin" w:id="77" w:date="2026-06-11T13:11: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72317788"/>
                    <w:tag w:val="goog_rdk_274"/>
                  </w:sdtPr>
                  <w:sdtContent>
                    <w:r w:rsidDel="00000000" w:rsidR="00000000" w:rsidRPr="00000000">
                      <w:rPr>
                        <w:rtl w:val="0"/>
                      </w:rPr>
                    </w:r>
                  </w:sdtContent>
                </w:sdt>
              </w:p>
            </w:sdtContent>
          </w:sdt>
        </w:tc>
        <w:tc>
          <w:tcPr>
            <w:shd w:fill="f4f4f4" w:val="clea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Think about why travel is necessary for achieving your project’s goals rather than something that could be done remotely.</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Explain what specific outcomes depend on in-person engagement, such as relationship building, training, or on-the-ground assessment.</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 clear about who needs to travel, for what purpose, and how the trip contributes directly to impact.</w:t>
            </w:r>
          </w:p>
        </w:tc>
      </w:tr>
    </w:tbl>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6"/>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889" w:hRule="atLeast"/>
          <w:tblHeader w:val="0"/>
        </w:trPr>
        <w:tc>
          <w:tcPr/>
          <w:sdt>
            <w:sdtPr>
              <w:id w:val="1267147086"/>
              <w:tag w:val="goog_rdk_277"/>
            </w:sdtPr>
            <w:sdtContent>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ins w:author="Vanessa Battestin" w:id="78" w:date="2026-06-11T13:20:42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approximate total carbon emissions your project will generate from domestic and international flights? Please report your answer in kilogrammes (kg)?</w:t>
                </w:r>
                <w:sdt>
                  <w:sdtPr>
                    <w:id w:val="-1589285978"/>
                    <w:tag w:val="goog_rdk_276"/>
                  </w:sdtPr>
                  <w:sdtContent>
                    <w:ins w:author="Vanessa Battestin" w:id="78" w:date="2026-06-11T13:20:42Z">
                      <w:r w:rsidDel="00000000" w:rsidR="00000000" w:rsidRPr="00000000">
                        <w:rPr>
                          <w:rtl w:val="0"/>
                        </w:rPr>
                      </w:r>
                    </w:ins>
                  </w:sdtContent>
                </w:sdt>
              </w:p>
            </w:sdtContent>
          </w:sdt>
          <w:sdt>
            <w:sdtPr>
              <w:id w:val="657602379"/>
              <w:tag w:val="goog_rdk_280"/>
            </w:sdtPr>
            <w:sdtContent>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ins w:author="Vanessa Battestin" w:id="78" w:date="2026-06-11T13:20:42Z"/>
                    <w:rPrChange w:author="Vanessa Battestin" w:id="79" w:date="2026-06-11T13:20:4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7200880"/>
                    <w:tag w:val="goog_rdk_278"/>
                  </w:sdtPr>
                  <w:sdtContent>
                    <w:ins w:author="Vanessa Battestin" w:id="78" w:date="2026-06-11T13:20:42Z"/>
                    <w:sdt>
                      <w:sdtPr>
                        <w:id w:val="-764588076"/>
                        <w:tag w:val="goog_rdk_279"/>
                      </w:sdtPr>
                      <w:sdtContent>
                        <w:ins w:author="Vanessa Battestin" w:id="78" w:date="2026-06-11T13:20:42Z">
                          <w:r w:rsidDel="00000000" w:rsidR="00000000" w:rsidRPr="00000000">
                            <w:rPr>
                              <w:rtl w:val="0"/>
                            </w:rPr>
                          </w:r>
                        </w:ins>
                      </w:sdtContent>
                    </w:sdt>
                    <w:ins w:author="Vanessa Battestin" w:id="78" w:date="2026-06-11T13:20:42Z"/>
                  </w:sdtContent>
                </w:sdt>
              </w:p>
            </w:sdtContent>
          </w:sdt>
          <w:sdt>
            <w:sdtPr>
              <w:id w:val="-688135554"/>
              <w:tag w:val="goog_rdk_286"/>
            </w:sdtPr>
            <w:sdtContent>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PrChange w:author="Vanessa Battestin" w:id="79" w:date="2026-06-11T13:20:4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63128044"/>
                    <w:tag w:val="goog_rdk_281"/>
                  </w:sdtPr>
                  <w:sdtContent>
                    <w:ins w:author="Vanessa Battestin" w:id="78" w:date="2026-06-11T13:20:42Z"/>
                    <w:sdt>
                      <w:sdtPr>
                        <w:id w:val="-1408032897"/>
                        <w:tag w:val="goog_rdk_282"/>
                      </w:sdtPr>
                      <w:sdtContent>
                        <w:ins w:author="Vanessa Battestin" w:id="78" w:date="2026-06-11T13:20:42Z">
                          <w:r w:rsidDel="00000000" w:rsidR="00000000" w:rsidRPr="00000000">
                            <w:rPr>
                              <w:rtl w:val="0"/>
                              <w:rPrChange w:author="Vanessa Battestin" w:id="79" w:date="2026-06-11T13:20:42Z">
                                <w:rPr>
                                  <w:rFonts w:ascii="Arial" w:cs="Arial" w:eastAsia="Arial" w:hAnsi="Arial"/>
                                  <w:b w:val="0"/>
                                  <w:bCs w:val="0"/>
                                  <w:i w:val="0"/>
                                  <w:iCs w:val="0"/>
                                  <w:smallCaps w:val="0"/>
                                  <w:strike w:val="0"/>
                                  <w:color w:val="000000"/>
                                  <w:sz w:val="22"/>
                                  <w:szCs w:val="22"/>
                                  <w:u w:val="none"/>
                                  <w:shd w:fill="auto" w:val="clear"/>
                                  <w:vertAlign w:val="baseline"/>
                                </w:rPr>
                              </w:rPrChange>
                            </w:rPr>
                            <w:t xml:space="preserve">Two representatives from Ifes/Cefor will undertake one round trip via VIX–GRU–LHR–GRU–VIX in economy class. Total carbon emissions calculated using the ICAO Carbon Emissions Calculator (ICEC): </w:t>
                          </w:r>
                        </w:ins>
                      </w:sdtContent>
                    </w:sdt>
                    <w:ins w:author="Vanessa Battestin" w:id="78" w:date="2026-06-11T13:20:42Z">
                      <w:sdt>
                        <w:sdtPr>
                          <w:id w:val="-1995117414"/>
                          <w:tag w:val="goog_rdk_283"/>
                        </w:sdtPr>
                        <w:sdtContent>
                          <w:r w:rsidDel="00000000" w:rsidR="00000000" w:rsidRPr="00000000">
                            <w:rPr>
                              <w:b w:val="1"/>
                              <w:bCs w:val="1"/>
                              <w:rtl w:val="0"/>
                              <w:rPrChange w:author="Vanessa Battestin" w:id="79" w:date="2026-06-11T13:20:42Z">
                                <w:rPr>
                                  <w:rFonts w:ascii="Arial" w:cs="Arial" w:eastAsia="Arial" w:hAnsi="Arial"/>
                                  <w:b w:val="0"/>
                                  <w:bCs w:val="0"/>
                                  <w:i w:val="0"/>
                                  <w:iCs w:val="0"/>
                                  <w:smallCaps w:val="0"/>
                                  <w:strike w:val="0"/>
                                  <w:color w:val="000000"/>
                                  <w:sz w:val="22"/>
                                  <w:szCs w:val="22"/>
                                  <w:u w:val="none"/>
                                  <w:shd w:fill="auto" w:val="clear"/>
                                  <w:vertAlign w:val="baseline"/>
                                </w:rPr>
                              </w:rPrChange>
                            </w:rPr>
                            <w:t xml:space="preserve">2,242 kg CO₂</w:t>
                          </w:r>
                        </w:sdtContent>
                      </w:sdt>
                      <w:sdt>
                        <w:sdtPr>
                          <w:id w:val="-393233780"/>
                          <w:tag w:val="goog_rdk_284"/>
                        </w:sdtPr>
                        <w:sdtContent>
                          <w:r w:rsidDel="00000000" w:rsidR="00000000" w:rsidRPr="00000000">
                            <w:rPr>
                              <w:rtl w:val="0"/>
                              <w:rPrChange w:author="Vanessa Battestin" w:id="79" w:date="2026-06-11T13:20: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for 2 passengers.</w:t>
                          </w:r>
                        </w:sdtContent>
                      </w:sdt>
                    </w:ins>
                  </w:sdtContent>
                </w:sdt>
                <w:sdt>
                  <w:sdtPr>
                    <w:id w:val="251583713"/>
                    <w:tag w:val="goog_rdk_285"/>
                  </w:sdtPr>
                  <w:sdtContent>
                    <w:r w:rsidDel="00000000" w:rsidR="00000000" w:rsidRPr="00000000">
                      <w:rPr>
                        <w:rtl w:val="0"/>
                      </w:rPr>
                    </w:r>
                  </w:sdtContent>
                </w:sdt>
              </w:p>
            </w:sdtContent>
          </w:sdt>
        </w:tc>
        <w:tc>
          <w:tcPr>
            <w:shd w:fill="f1f1f1" w:val="clea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consistency across applications, applicants should calculate emissions using the </w:t>
            </w:r>
            <w:hyperlink r:id="rId19">
              <w:r w:rsidDel="00000000" w:rsidR="00000000" w:rsidRPr="00000000">
                <w:rPr>
                  <w:rFonts w:ascii="Arial" w:cs="Arial" w:eastAsia="Arial" w:hAnsi="Arial"/>
                  <w:b w:val="0"/>
                  <w:bCs w:val="0"/>
                  <w:i w:val="0"/>
                  <w:iCs w:val="0"/>
                  <w:smallCaps w:val="0"/>
                  <w:strike w:val="0"/>
                  <w:color w:val="ff00c7"/>
                  <w:sz w:val="22"/>
                  <w:szCs w:val="22"/>
                  <w:u w:val="single"/>
                  <w:shd w:fill="auto" w:val="clear"/>
                  <w:vertAlign w:val="baseline"/>
                  <w:rtl w:val="0"/>
                </w:rPr>
                <w:t xml:space="preserve">ICAO</w:t>
              </w:r>
            </w:hyperlink>
            <w:r w:rsidDel="00000000" w:rsidR="00000000" w:rsidRPr="00000000">
              <w:rPr>
                <w:rFonts w:ascii="Arial" w:cs="Arial" w:eastAsia="Arial" w:hAnsi="Arial"/>
                <w:b w:val="0"/>
                <w:bCs w:val="0"/>
                <w:i w:val="0"/>
                <w:iCs w:val="0"/>
                <w:smallCaps w:val="0"/>
                <w:strike w:val="0"/>
                <w:color w:val="ff00c7"/>
                <w:sz w:val="22"/>
                <w:szCs w:val="22"/>
                <w:u w:val="none"/>
                <w:shd w:fill="auto" w:val="clear"/>
                <w:vertAlign w:val="baseline"/>
                <w:rtl w:val="0"/>
              </w:rPr>
              <w:t xml:space="preserve"> </w:t>
            </w:r>
            <w:hyperlink r:id="rId20">
              <w:r w:rsidDel="00000000" w:rsidR="00000000" w:rsidRPr="00000000">
                <w:rPr>
                  <w:rFonts w:ascii="Arial" w:cs="Arial" w:eastAsia="Arial" w:hAnsi="Arial"/>
                  <w:b w:val="0"/>
                  <w:bCs w:val="0"/>
                  <w:i w:val="0"/>
                  <w:iCs w:val="0"/>
                  <w:smallCaps w:val="0"/>
                  <w:strike w:val="0"/>
                  <w:color w:val="ff00c7"/>
                  <w:sz w:val="22"/>
                  <w:szCs w:val="22"/>
                  <w:u w:val="single"/>
                  <w:shd w:fill="auto" w:val="clear"/>
                  <w:vertAlign w:val="baseline"/>
                  <w:rtl w:val="0"/>
                </w:rPr>
                <w:t xml:space="preserve">Carbon Emissions Calculator (ICEC)</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5" w:right="2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calculator is produced by the International Civil Aviation Organization, the United Nations specialised agency for international civil aviation, and provides a standardised method for estimating emissions from air travel.</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5" w:right="16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provide a single combined figure covering all anticipated flights associated with the project.</w:t>
            </w:r>
          </w:p>
        </w:tc>
      </w:tr>
    </w:tbl>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7"/>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649" w:hRule="atLeast"/>
          <w:tblHeader w:val="0"/>
        </w:trPr>
        <w:tc>
          <w:tcPr/>
          <w:sdt>
            <w:sdtPr>
              <w:id w:val="1577344080"/>
              <w:tag w:val="goog_rdk_288"/>
            </w:sdtPr>
            <w:sdtContent>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571" w:firstLine="0"/>
                  <w:jc w:val="both"/>
                  <w:rPr>
                    <w:ins w:author="Vanessa Battestin" w:id="80" w:date="2026-06-11T13:26:41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measures will you take to minimise the impact on the environment or limit the carbon footprint of travel? (300 words max)</w:t>
                </w:r>
                <w:sdt>
                  <w:sdtPr>
                    <w:id w:val="409922239"/>
                    <w:tag w:val="goog_rdk_287"/>
                  </w:sdtPr>
                  <w:sdtContent>
                    <w:ins w:author="Vanessa Battestin" w:id="80" w:date="2026-06-11T13:26:41Z">
                      <w:r w:rsidDel="00000000" w:rsidR="00000000" w:rsidRPr="00000000">
                        <w:rPr>
                          <w:rtl w:val="0"/>
                        </w:rPr>
                      </w:r>
                    </w:ins>
                  </w:sdtContent>
                </w:sdt>
              </w:p>
            </w:sdtContent>
          </w:sdt>
          <w:sdt>
            <w:sdtPr>
              <w:id w:val="-1942485446"/>
              <w:tag w:val="goog_rdk_291"/>
            </w:sdtPr>
            <w:sdtContent>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571" w:firstLine="0"/>
                  <w:jc w:val="both"/>
                  <w:rPr>
                    <w:ins w:author="Vanessa Battestin" w:id="80" w:date="2026-06-11T13:26:41Z"/>
                    <w:rPrChange w:author="Vanessa Battestin" w:id="81" w:date="2026-06-11T13:26:4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78500434"/>
                    <w:tag w:val="goog_rdk_289"/>
                  </w:sdtPr>
                  <w:sdtContent>
                    <w:ins w:author="Vanessa Battestin" w:id="80" w:date="2026-06-11T13:26:41Z"/>
                    <w:sdt>
                      <w:sdtPr>
                        <w:id w:val="-98527091"/>
                        <w:tag w:val="goog_rdk_290"/>
                      </w:sdtPr>
                      <w:sdtContent>
                        <w:ins w:author="Vanessa Battestin" w:id="80" w:date="2026-06-11T13:26:41Z">
                          <w:r w:rsidDel="00000000" w:rsidR="00000000" w:rsidRPr="00000000">
                            <w:rPr>
                              <w:rtl w:val="0"/>
                            </w:rPr>
                          </w:r>
                        </w:ins>
                      </w:sdtContent>
                    </w:sdt>
                    <w:ins w:author="Vanessa Battestin" w:id="80" w:date="2026-06-11T13:26:41Z"/>
                  </w:sdtContent>
                </w:sdt>
              </w:p>
            </w:sdtContent>
          </w:sdt>
          <w:sdt>
            <w:sdtPr>
              <w:id w:val="975415911"/>
              <w:tag w:val="goog_rdk_294"/>
            </w:sdtPr>
            <w:sdtContent>
              <w:p w:rsidR="00000000" w:rsidDel="00000000" w:rsidP="00000000" w:rsidRDefault="00000000" w:rsidRPr="00000000" w14:paraId="000004B6">
                <w:pPr>
                  <w:spacing w:after="240" w:before="240" w:lineRule="auto"/>
                  <w:jc w:val="both"/>
                  <w:rPr>
                    <w:ins w:author="Vanessa Battestin" w:id="80" w:date="2026-06-11T13:26:41Z"/>
                    <w:rPrChange w:author="Vanessa Battestin" w:id="81" w:date="2026-06-11T13:26:4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67989037"/>
                    <w:tag w:val="goog_rdk_292"/>
                  </w:sdtPr>
                  <w:sdtContent>
                    <w:ins w:author="Vanessa Battestin" w:id="80" w:date="2026-06-11T13:26:41Z"/>
                    <w:sdt>
                      <w:sdtPr>
                        <w:id w:val="621937877"/>
                        <w:tag w:val="goog_rdk_293"/>
                      </w:sdtPr>
                      <w:sdtContent>
                        <w:ins w:author="Vanessa Battestin" w:id="80" w:date="2026-06-11T13:26:41Z">
                          <w:r w:rsidDel="00000000" w:rsidR="00000000" w:rsidRPr="00000000">
                            <w:rPr>
                              <w:rtl w:val="0"/>
                              <w:rPrChange w:author="Vanessa Battestin" w:id="81" w:date="2026-06-11T13:26:41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primary measure adopted to limit the carbon footprint of travel is the consolidation of all in-person activities into a single five-day visit to The Open University, rather than multiple trips throughout the project. This decision significantly reduces transport-associated emissions compared to collaboration models requiring frequent travel.</w:t>
                          </w:r>
                        </w:ins>
                      </w:sdtContent>
                    </w:sdt>
                    <w:ins w:author="Vanessa Battestin" w:id="80" w:date="2026-06-11T13:26:41Z"/>
                  </w:sdtContent>
                </w:sdt>
              </w:p>
            </w:sdtContent>
          </w:sdt>
          <w:sdt>
            <w:sdtPr>
              <w:id w:val="-238294936"/>
              <w:tag w:val="goog_rdk_297"/>
            </w:sdtPr>
            <w:sdtContent>
              <w:p w:rsidR="00000000" w:rsidDel="00000000" w:rsidP="00000000" w:rsidRDefault="00000000" w:rsidRPr="00000000" w14:paraId="000004B7">
                <w:pPr>
                  <w:spacing w:after="240" w:before="240" w:lineRule="auto"/>
                  <w:jc w:val="both"/>
                  <w:rPr>
                    <w:ins w:author="Vanessa Battestin" w:id="80" w:date="2026-06-11T13:26:41Z"/>
                    <w:rPrChange w:author="Vanessa Battestin" w:id="81" w:date="2026-06-11T13:26:4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5669771"/>
                    <w:tag w:val="goog_rdk_295"/>
                  </w:sdtPr>
                  <w:sdtContent>
                    <w:ins w:author="Vanessa Battestin" w:id="80" w:date="2026-06-11T13:26:41Z"/>
                    <w:sdt>
                      <w:sdtPr>
                        <w:id w:val="583476477"/>
                        <w:tag w:val="goog_rdk_296"/>
                      </w:sdtPr>
                      <w:sdtContent>
                        <w:ins w:author="Vanessa Battestin" w:id="80" w:date="2026-06-11T13:26:41Z">
                          <w:r w:rsidDel="00000000" w:rsidR="00000000" w:rsidRPr="00000000">
                            <w:rPr>
                              <w:rtl w:val="0"/>
                              <w:rPrChange w:author="Vanessa Battestin" w:id="81" w:date="2026-06-11T13:26:41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trip will be undertaken in economy class, in accordance with British Council travel policy. No additional domestic travel is planned beyond the connections required for the international flight.</w:t>
                          </w:r>
                        </w:ins>
                      </w:sdtContent>
                    </w:sdt>
                    <w:ins w:author="Vanessa Battestin" w:id="80" w:date="2026-06-11T13:26:41Z"/>
                  </w:sdtContent>
                </w:sdt>
              </w:p>
            </w:sdtContent>
          </w:sdt>
          <w:sdt>
            <w:sdtPr>
              <w:id w:val="-387616963"/>
              <w:tag w:val="goog_rdk_300"/>
            </w:sdtPr>
            <w:sdtContent>
              <w:p w:rsidR="00000000" w:rsidDel="00000000" w:rsidP="00000000" w:rsidRDefault="00000000" w:rsidRPr="00000000" w14:paraId="000004B8">
                <w:pPr>
                  <w:spacing w:after="240" w:before="240" w:lineRule="auto"/>
                  <w:jc w:val="both"/>
                  <w:rPr>
                    <w:ins w:author="Vanessa Battestin" w:id="80" w:date="2026-06-11T13:26:41Z"/>
                    <w:rPrChange w:author="Vanessa Battestin" w:id="81" w:date="2026-06-11T13:26:4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02162368"/>
                    <w:tag w:val="goog_rdk_298"/>
                  </w:sdtPr>
                  <w:sdtContent>
                    <w:ins w:author="Vanessa Battestin" w:id="80" w:date="2026-06-11T13:26:41Z"/>
                    <w:sdt>
                      <w:sdtPr>
                        <w:id w:val="-419820973"/>
                        <w:tag w:val="goog_rdk_299"/>
                      </w:sdtPr>
                      <w:sdtContent>
                        <w:ins w:author="Vanessa Battestin" w:id="80" w:date="2026-06-11T13:26:41Z">
                          <w:r w:rsidDel="00000000" w:rsidR="00000000" w:rsidRPr="00000000">
                            <w:rPr>
                              <w:rtl w:val="0"/>
                              <w:rPrChange w:author="Vanessa Battestin" w:id="81" w:date="2026-06-11T13:26:41Z">
                                <w:rPr>
                                  <w:rFonts w:ascii="Arial" w:cs="Arial" w:eastAsia="Arial" w:hAnsi="Arial"/>
                                  <w:b w:val="0"/>
                                  <w:bCs w:val="0"/>
                                  <w:i w:val="0"/>
                                  <w:iCs w:val="0"/>
                                  <w:smallCaps w:val="0"/>
                                  <w:strike w:val="0"/>
                                  <w:color w:val="000000"/>
                                  <w:sz w:val="22"/>
                                  <w:szCs w:val="22"/>
                                  <w:u w:val="none"/>
                                  <w:shd w:fill="auto" w:val="clear"/>
                                  <w:vertAlign w:val="baseline"/>
                                </w:rPr>
                              </w:rPrChange>
                            </w:rPr>
                            <w:t xml:space="preserve">All other project activities — webinars, workshops, co-design sessions, institutional mapping and dissemination — will be conducted remotely, using digital platforms already available at both institutions, with no additional infrastructure required. All project outputs will be made available exclusively in open-access digital format, with no printed distribution.</w:t>
                          </w:r>
                        </w:ins>
                      </w:sdtContent>
                    </w:sdt>
                    <w:ins w:author="Vanessa Battestin" w:id="80" w:date="2026-06-11T13:26:41Z"/>
                  </w:sdtContent>
                </w:sdt>
              </w:p>
            </w:sdtContent>
          </w:sdt>
          <w:sdt>
            <w:sdtPr>
              <w:id w:val="236170631"/>
              <w:tag w:val="goog_rdk_302"/>
            </w:sdtPr>
            <w:sdtContent>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571" w:firstLine="0"/>
                  <w:jc w:val="both"/>
                  <w:rPr>
                    <w:rPrChange w:author="Vanessa Battestin" w:id="81" w:date="2026-06-11T13:26:4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07248231"/>
                    <w:tag w:val="goog_rdk_301"/>
                  </w:sdtPr>
                  <w:sdtContent>
                    <w:r w:rsidDel="00000000" w:rsidR="00000000" w:rsidRPr="00000000">
                      <w:rPr>
                        <w:rtl w:val="0"/>
                      </w:rPr>
                    </w:r>
                  </w:sdtContent>
                </w:sdt>
              </w:p>
            </w:sdtContent>
          </w:sdt>
        </w:tc>
        <w:tc>
          <w:tcPr>
            <w:shd w:fill="f4f4f4" w:val="clea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Think about practical ways to reduce the environmental impact of your travel plans. This could include choosing lower-carbon transport options, combining trips to reduce frequency, or using virtual meetings where possible.</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Explain how you will plan and manage travel efficiently to limit emissions. You may also wish to mention any carbon-offsetting or sustainability policies your organisation follows.</w:t>
            </w:r>
          </w:p>
        </w:tc>
      </w:tr>
    </w:tbl>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spacing w:before="0" w:lineRule="auto"/>
        <w:ind w:left="144" w:right="0" w:firstLine="0"/>
        <w:jc w:val="left"/>
        <w:rPr>
          <w:b w:val="1"/>
          <w:bCs w:val="1"/>
          <w:sz w:val="22"/>
          <w:szCs w:val="22"/>
        </w:rPr>
      </w:pPr>
      <w:sdt>
        <w:sdtPr>
          <w:id w:val="-697865048"/>
          <w:tag w:val="goog_rdk_303"/>
        </w:sdtPr>
        <w:sdtContent>
          <w:commentRangeStart w:id="2"/>
        </w:sdtContent>
      </w:sdt>
      <w:r w:rsidDel="00000000" w:rsidR="00000000" w:rsidRPr="00000000">
        <w:rPr>
          <w:b w:val="1"/>
          <w:bCs w:val="1"/>
          <w:sz w:val="22"/>
          <w:szCs w:val="22"/>
          <w:rtl w:val="0"/>
        </w:rPr>
        <w:t xml:space="preserve">NET ZERO &amp; DECARBONISATION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08"/>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837" w:hRule="atLeast"/>
          <w:tblHeader w:val="0"/>
        </w:trPr>
        <w:tc>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your institution or organisation have a formal net zero greenhouse gas emissions target?</w:t>
            </w:r>
          </w:p>
          <w:p w:rsidR="00000000" w:rsidDel="00000000" w:rsidP="00000000" w:rsidRDefault="00000000" w:rsidRPr="00000000" w14:paraId="000004C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66"/>
              </w:tabs>
              <w:spacing w:after="0" w:before="119" w:line="263.00000000000006"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4C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66"/>
              </w:tabs>
              <w:spacing w:after="0" w:before="0" w:line="254"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4C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66"/>
              </w:tabs>
              <w:spacing w:after="0" w:before="0" w:line="263.00000000000006"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Unsure</w:t>
            </w:r>
          </w:p>
        </w:tc>
        <w:tc>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yes, please give your target year.</w:t>
            </w:r>
          </w:p>
        </w:tc>
      </w:tr>
    </w:tbl>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9"/>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4675" w:hRule="atLeast"/>
          <w:tblHeader w:val="0"/>
        </w:trPr>
        <w:tc>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Scope(s) covered by your net zero greenhouse emissions ambitions</w:t>
            </w:r>
          </w:p>
          <w:p w:rsidR="00000000" w:rsidDel="00000000" w:rsidP="00000000" w:rsidRDefault="00000000" w:rsidRPr="00000000" w14:paraId="000004C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65"/>
              </w:tabs>
              <w:spacing w:after="0" w:before="119" w:line="240" w:lineRule="auto"/>
              <w:ind w:left="365" w:right="0" w:hanging="2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1 – Direct Emissions</w:t>
            </w:r>
          </w:p>
          <w:p w:rsidR="00000000" w:rsidDel="00000000" w:rsidP="00000000" w:rsidRDefault="00000000" w:rsidRPr="00000000" w14:paraId="000004C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65"/>
              </w:tabs>
              <w:spacing w:after="0" w:before="121" w:line="240" w:lineRule="auto"/>
              <w:ind w:left="365" w:right="0" w:hanging="2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1 – Indirect Emissions</w:t>
            </w:r>
          </w:p>
          <w:p w:rsidR="00000000" w:rsidDel="00000000" w:rsidP="00000000" w:rsidRDefault="00000000" w:rsidRPr="00000000" w14:paraId="000004C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65"/>
              </w:tabs>
              <w:spacing w:after="0" w:before="119" w:line="240" w:lineRule="auto"/>
              <w:ind w:left="365" w:right="0" w:hanging="2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1 – All other indirect Emissions</w:t>
            </w:r>
          </w:p>
        </w:tc>
        <w:tc>
          <w:tcPr>
            <w:shd w:fill="f1f1f1" w:val="clea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Scope 1 – Direct Emissions: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Emissions directly generated by sources owned or controlled by a company, such as fuel burned on-site (furnaces, boilers) or emissions from company-owned vehicles.</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Scope 2 – Indirect Energy Emissions: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Indirect emissions from the generation of purchased electricity, steam, heat, or cooling consumed by the company.</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Scope 3 – All Other Indirect Emissions: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All indirect emissions—not included in Scope 2—that occur in the value chain, including both upstream (purchased goods, transport) and downstream (product use, disposal) activities. These often represent the largest portion of a company's carbon footprint</w:t>
            </w:r>
          </w:p>
        </w:tc>
      </w:tr>
    </w:tbl>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10"/>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639" w:hRule="atLeast"/>
          <w:tblHeader w:val="0"/>
        </w:trPr>
        <w:tc>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your institution or organisation have a documented plan to achieve net zero, including interim targets?</w:t>
            </w:r>
          </w:p>
          <w:p w:rsidR="00000000" w:rsidDel="00000000" w:rsidP="00000000" w:rsidRDefault="00000000" w:rsidRPr="00000000" w14:paraId="000004D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64"/>
              </w:tabs>
              <w:spacing w:after="0" w:before="119" w:line="263.00000000000006" w:lineRule="auto"/>
              <w:ind w:left="464" w:right="0" w:hanging="35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4D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64"/>
              </w:tabs>
              <w:spacing w:after="0" w:before="0" w:line="253" w:lineRule="auto"/>
              <w:ind w:left="464" w:right="0" w:hanging="35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4D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64"/>
              </w:tabs>
              <w:spacing w:after="0" w:before="0" w:line="224" w:lineRule="auto"/>
              <w:ind w:left="464" w:right="0" w:hanging="35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Unsure</w:t>
            </w:r>
          </w:p>
        </w:tc>
        <w:tc>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234377</wp:posOffset>
                </wp:positionV>
                <wp:extent cx="6480810" cy="253365"/>
                <wp:effectExtent b="0" l="0" r="0" t="0"/>
                <wp:wrapTopAndBottom distB="0" distT="0"/>
                <wp:docPr id="8" name=""/>
                <a:graphic>
                  <a:graphicData uri="http://schemas.microsoft.com/office/word/2010/wordprocessingShape">
                    <wps:wsp>
                      <wps:cNvSpPr/>
                      <wps:cNvPr id="9" name="Shape 9"/>
                      <wps:spPr>
                        <a:xfrm>
                          <a:off x="2110358" y="3658080"/>
                          <a:ext cx="6471285" cy="24384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If this plan is publicly available please provide the link</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234377</wp:posOffset>
                </wp:positionV>
                <wp:extent cx="6480810" cy="253365"/>
                <wp:effectExtent b="0" l="0" r="0" t="0"/>
                <wp:wrapTopAndBottom distB="0" distT="0"/>
                <wp:docPr id="8"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6480810" cy="253365"/>
                        </a:xfrm>
                        <a:prstGeom prst="rect"/>
                        <a:ln/>
                      </pic:spPr>
                    </pic:pic>
                  </a:graphicData>
                </a:graphic>
              </wp:anchor>
            </w:drawing>
          </mc:Fallback>
        </mc:AlternateConten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spacing w:before="1" w:lineRule="auto"/>
        <w:ind w:left="144" w:right="0" w:firstLine="0"/>
        <w:jc w:val="left"/>
        <w:rPr>
          <w:b w:val="1"/>
          <w:bCs w:val="1"/>
          <w:sz w:val="22"/>
          <w:szCs w:val="22"/>
        </w:rPr>
      </w:pPr>
      <w:r w:rsidDel="00000000" w:rsidR="00000000" w:rsidRPr="00000000">
        <w:rPr>
          <w:b w:val="1"/>
          <w:bCs w:val="1"/>
          <w:sz w:val="22"/>
          <w:szCs w:val="22"/>
          <w:rtl w:val="0"/>
        </w:rPr>
        <w:t xml:space="preserve">ETHICS</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11"/>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516" w:hRule="atLeast"/>
          <w:tblHeader w:val="0"/>
        </w:trPr>
        <w:tc>
          <w:tcPr/>
          <w:sdt>
            <w:sdtPr>
              <w:id w:val="1774535813"/>
              <w:tag w:val="goog_rdk_305"/>
            </w:sdtPr>
            <w:sdtContent>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82" w:date="2026-06-11T14:07:50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you ensure that activity will be carried out to the highest standards of ethics and research integrity, at least equivalent to those of the UK? (300 words max)</w:t>
                </w:r>
                <w:sdt>
                  <w:sdtPr>
                    <w:id w:val="-280900219"/>
                    <w:tag w:val="goog_rdk_304"/>
                  </w:sdtPr>
                  <w:sdtContent>
                    <w:ins w:author="Vanessa Battestin" w:id="82" w:date="2026-06-11T14:07:50Z">
                      <w:r w:rsidDel="00000000" w:rsidR="00000000" w:rsidRPr="00000000">
                        <w:rPr>
                          <w:rtl w:val="0"/>
                        </w:rPr>
                      </w:r>
                    </w:ins>
                  </w:sdtContent>
                </w:sdt>
              </w:p>
            </w:sdtContent>
          </w:sdt>
          <w:sdt>
            <w:sdtPr>
              <w:id w:val="-1455149856"/>
              <w:tag w:val="goog_rdk_308"/>
            </w:sdtPr>
            <w:sdtContent>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82" w:date="2026-06-11T14:07:50Z"/>
                    <w:rPrChange w:author="Vanessa Battestin" w:id="83" w:date="2026-06-11T14:07:50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04585031"/>
                    <w:tag w:val="goog_rdk_306"/>
                  </w:sdtPr>
                  <w:sdtContent>
                    <w:ins w:author="Vanessa Battestin" w:id="82" w:date="2026-06-11T14:07:50Z"/>
                    <w:sdt>
                      <w:sdtPr>
                        <w:id w:val="1658180511"/>
                        <w:tag w:val="goog_rdk_307"/>
                      </w:sdtPr>
                      <w:sdtContent>
                        <w:ins w:author="Vanessa Battestin" w:id="82" w:date="2026-06-11T14:07:50Z">
                          <w:r w:rsidDel="00000000" w:rsidR="00000000" w:rsidRPr="00000000">
                            <w:rPr>
                              <w:rtl w:val="0"/>
                            </w:rPr>
                          </w:r>
                        </w:ins>
                      </w:sdtContent>
                    </w:sdt>
                    <w:ins w:author="Vanessa Battestin" w:id="82" w:date="2026-06-11T14:07:50Z"/>
                  </w:sdtContent>
                </w:sdt>
              </w:p>
            </w:sdtContent>
          </w:sdt>
          <w:sdt>
            <w:sdtPr>
              <w:id w:val="1491755664"/>
              <w:tag w:val="goog_rdk_311"/>
            </w:sdtPr>
            <w:sdtContent>
              <w:p w:rsidR="00000000" w:rsidDel="00000000" w:rsidP="00000000" w:rsidRDefault="00000000" w:rsidRPr="00000000" w14:paraId="000004DC">
                <w:pPr>
                  <w:spacing w:after="240" w:before="240" w:lineRule="auto"/>
                  <w:rPr>
                    <w:ins w:author="Vanessa Battestin" w:id="82" w:date="2026-06-11T14:07:50Z"/>
                    <w:rPrChange w:author="Vanessa Battestin" w:id="83" w:date="2026-06-11T14:07:50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86299435"/>
                    <w:tag w:val="goog_rdk_309"/>
                  </w:sdtPr>
                  <w:sdtContent>
                    <w:ins w:author="Vanessa Battestin" w:id="82" w:date="2026-06-11T14:07:50Z"/>
                    <w:sdt>
                      <w:sdtPr>
                        <w:id w:val="217809397"/>
                        <w:tag w:val="goog_rdk_310"/>
                      </w:sdtPr>
                      <w:sdtContent>
                        <w:ins w:author="Vanessa Battestin" w:id="82" w:date="2026-06-11T14:07:50Z">
                          <w:r w:rsidDel="00000000" w:rsidR="00000000" w:rsidRPr="00000000">
                            <w:rPr>
                              <w:rtl w:val="0"/>
                              <w:rPrChange w:author="Vanessa Battestin" w:id="83" w:date="2026-06-11T14:07:50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project will be conducted in accordance with the highest standards of ethics and research integrity of both institutions. The Open University will follow its Research Ethics Policy and the UK Research Integrity Framework. Ifes/Cefor will follow applicable Brazilian federal ethical guidelines, including the principles of the National Research Ethics Council (CONEP) where relevant.</w:t>
                          </w:r>
                        </w:ins>
                      </w:sdtContent>
                    </w:sdt>
                    <w:ins w:author="Vanessa Battestin" w:id="82" w:date="2026-06-11T14:07:50Z"/>
                  </w:sdtContent>
                </w:sdt>
              </w:p>
            </w:sdtContent>
          </w:sdt>
          <w:sdt>
            <w:sdtPr>
              <w:id w:val="1799195368"/>
              <w:tag w:val="goog_rdk_314"/>
            </w:sdtPr>
            <w:sdtContent>
              <w:p w:rsidR="00000000" w:rsidDel="00000000" w:rsidP="00000000" w:rsidRDefault="00000000" w:rsidRPr="00000000" w14:paraId="000004DD">
                <w:pPr>
                  <w:spacing w:after="240" w:before="240" w:lineRule="auto"/>
                  <w:rPr>
                    <w:ins w:author="Vanessa Battestin" w:id="82" w:date="2026-06-11T14:07:50Z"/>
                    <w:rPrChange w:author="Vanessa Battestin" w:id="83" w:date="2026-06-11T14:07:50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85795043"/>
                    <w:tag w:val="goog_rdk_312"/>
                  </w:sdtPr>
                  <w:sdtContent>
                    <w:ins w:author="Vanessa Battestin" w:id="82" w:date="2026-06-11T14:07:50Z"/>
                    <w:sdt>
                      <w:sdtPr>
                        <w:id w:val="-556692709"/>
                        <w:tag w:val="goog_rdk_313"/>
                      </w:sdtPr>
                      <w:sdtContent>
                        <w:ins w:author="Vanessa Battestin" w:id="82" w:date="2026-06-11T14:07:50Z">
                          <w:r w:rsidDel="00000000" w:rsidR="00000000" w:rsidRPr="00000000">
                            <w:rPr>
                              <w:rtl w:val="0"/>
                              <w:rPrChange w:author="Vanessa Battestin" w:id="83" w:date="2026-06-11T14:07:50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primary activity with ethical implications is the institutional mapping, which will involve questionnaires and interviews with staff from both institutions. The following safeguards will apply: voluntary participation with prior informed consent; the right to withdraw at any time without consequence; anonymisation of collected data; secure storage in compliance with UK GDPR (OU side) and Brazil's General Data Protection Law — LGPD, Law No. 13,709/2018 (Ifes side); no student data will be collected.</w:t>
                          </w:r>
                        </w:ins>
                      </w:sdtContent>
                    </w:sdt>
                    <w:ins w:author="Vanessa Battestin" w:id="82" w:date="2026-06-11T14:07:50Z"/>
                  </w:sdtContent>
                </w:sdt>
              </w:p>
            </w:sdtContent>
          </w:sdt>
          <w:sdt>
            <w:sdtPr>
              <w:id w:val="-73496047"/>
              <w:tag w:val="goog_rdk_317"/>
            </w:sdtPr>
            <w:sdtContent>
              <w:p w:rsidR="00000000" w:rsidDel="00000000" w:rsidP="00000000" w:rsidRDefault="00000000" w:rsidRPr="00000000" w14:paraId="000004DE">
                <w:pPr>
                  <w:spacing w:after="240" w:before="240" w:lineRule="auto"/>
                  <w:rPr>
                    <w:ins w:author="Vanessa Battestin" w:id="82" w:date="2026-06-11T14:07:50Z"/>
                    <w:rPrChange w:author="Vanessa Battestin" w:id="83" w:date="2026-06-11T14:07:50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67365408"/>
                    <w:tag w:val="goog_rdk_315"/>
                  </w:sdtPr>
                  <w:sdtContent>
                    <w:ins w:author="Vanessa Battestin" w:id="82" w:date="2026-06-11T14:07:50Z"/>
                    <w:sdt>
                      <w:sdtPr>
                        <w:id w:val="-1663409198"/>
                        <w:tag w:val="goog_rdk_316"/>
                      </w:sdtPr>
                      <w:sdtContent>
                        <w:ins w:author="Vanessa Battestin" w:id="82" w:date="2026-06-11T14:07:50Z">
                          <w:r w:rsidDel="00000000" w:rsidR="00000000" w:rsidRPr="00000000">
                            <w:rPr>
                              <w:rtl w:val="0"/>
                              <w:rPrChange w:author="Vanessa Battestin" w:id="83" w:date="2026-06-11T14:07:50Z">
                                <w:rPr>
                                  <w:rFonts w:ascii="Arial" w:cs="Arial" w:eastAsia="Arial" w:hAnsi="Arial"/>
                                  <w:b w:val="0"/>
                                  <w:bCs w:val="0"/>
                                  <w:i w:val="0"/>
                                  <w:iCs w:val="0"/>
                                  <w:smallCaps w:val="0"/>
                                  <w:strike w:val="0"/>
                                  <w:color w:val="000000"/>
                                  <w:sz w:val="22"/>
                                  <w:szCs w:val="22"/>
                                  <w:u w:val="none"/>
                                  <w:shd w:fill="auto" w:val="clear"/>
                                  <w:vertAlign w:val="baseline"/>
                                </w:rPr>
                              </w:rPrChange>
                            </w:rPr>
                            <w:t xml:space="preserve">No vulnerable populations will be directly involved as participants. Both institutions will ensure alignment with their respective institutional ethical frameworks before mapping activities begin. The use of AI tools in the project will comply with both institutions' responsible AI policies and relevant national guidelines. All project outputs will be made available in open access, promoting transparency and accountability. There are no dual-use concerns or conflicts of interest associated with the proposed activities.</w:t>
                          </w:r>
                        </w:ins>
                      </w:sdtContent>
                    </w:sdt>
                    <w:ins w:author="Vanessa Battestin" w:id="82" w:date="2026-06-11T14:07:50Z"/>
                  </w:sdtContent>
                </w:sdt>
              </w:p>
            </w:sdtContent>
          </w:sdt>
          <w:sdt>
            <w:sdtPr>
              <w:id w:val="-1405295693"/>
              <w:tag w:val="goog_rdk_319"/>
            </w:sdtPr>
            <w:sdtContent>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PrChange w:author="Vanessa Battestin" w:id="83" w:date="2026-06-11T14:07:50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10861653"/>
                    <w:tag w:val="goog_rdk_318"/>
                  </w:sdtPr>
                  <w:sdtContent>
                    <w:r w:rsidDel="00000000" w:rsidR="00000000" w:rsidRPr="00000000">
                      <w:rPr>
                        <w:rtl w:val="0"/>
                      </w:rPr>
                    </w:r>
                  </w:sdtContent>
                </w:sdt>
              </w:p>
            </w:sdtContent>
          </w:sdt>
        </w:tc>
        <w:tc>
          <w:tcPr>
            <w:shd w:fill="f4f4f4" w:val="cle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Think about how you will maintain strong ethical standards and responsible conduct throughout your project.</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Explain what policies, approvals, or review processes are in place to ensure integrity and compliance with both local and UK-equivalent standards.</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5" w:right="278"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Consider how you will protect participants, data, and the environment, and promote transparency and accountability.</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5" w:right="512"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 specific about how ethical oversight will be embedded in project delivery.</w:t>
            </w:r>
          </w:p>
        </w:tc>
      </w:tr>
    </w:tbl>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12"/>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261" w:hRule="atLeast"/>
          <w:tblHeader w:val="0"/>
        </w:trPr>
        <w:tc>
          <w:tcPr/>
          <w:sdt>
            <w:sdtPr>
              <w:id w:val="-934632471"/>
              <w:tag w:val="goog_rdk_321"/>
            </w:sdtPr>
            <w:sdtContent>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84" w:date="2026-06-11T14:09:42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has potential ethical and health and safety issues arising as part of this collaboration have been considered, and how will they be addressed?</w:t>
                </w:r>
                <w:sdt>
                  <w:sdtPr>
                    <w:id w:val="1058736985"/>
                    <w:tag w:val="goog_rdk_320"/>
                  </w:sdtPr>
                  <w:sdtContent>
                    <w:ins w:author="Vanessa Battestin" w:id="84" w:date="2026-06-11T14:09:42Z">
                      <w:r w:rsidDel="00000000" w:rsidR="00000000" w:rsidRPr="00000000">
                        <w:rPr>
                          <w:rtl w:val="0"/>
                        </w:rPr>
                      </w:r>
                    </w:ins>
                  </w:sdtContent>
                </w:sdt>
              </w:p>
            </w:sdtContent>
          </w:sdt>
          <w:sdt>
            <w:sdtPr>
              <w:id w:val="-1471034927"/>
              <w:tag w:val="goog_rdk_324"/>
            </w:sdtPr>
            <w:sdtContent>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84" w:date="2026-06-11T14:09:42Z"/>
                    <w:rPrChange w:author="Vanessa Battestin" w:id="85"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81806665"/>
                    <w:tag w:val="goog_rdk_322"/>
                  </w:sdtPr>
                  <w:sdtContent>
                    <w:ins w:author="Vanessa Battestin" w:id="84" w:date="2026-06-11T14:09:42Z"/>
                    <w:sdt>
                      <w:sdtPr>
                        <w:id w:val="-2137680870"/>
                        <w:tag w:val="goog_rdk_323"/>
                      </w:sdtPr>
                      <w:sdtContent>
                        <w:ins w:author="Vanessa Battestin" w:id="84" w:date="2026-06-11T14:09:42Z">
                          <w:r w:rsidDel="00000000" w:rsidR="00000000" w:rsidRPr="00000000">
                            <w:rPr>
                              <w:rtl w:val="0"/>
                            </w:rPr>
                          </w:r>
                        </w:ins>
                      </w:sdtContent>
                    </w:sdt>
                    <w:ins w:author="Vanessa Battestin" w:id="84" w:date="2026-06-11T14:09:42Z"/>
                  </w:sdtContent>
                </w:sdt>
              </w:p>
            </w:sdtContent>
          </w:sdt>
          <w:sdt>
            <w:sdtPr>
              <w:id w:val="432772368"/>
              <w:tag w:val="goog_rdk_327"/>
            </w:sdtPr>
            <w:sdtContent>
              <w:p w:rsidR="00000000" w:rsidDel="00000000" w:rsidP="00000000" w:rsidRDefault="00000000" w:rsidRPr="00000000" w14:paraId="000004E7">
                <w:pPr>
                  <w:spacing w:after="240" w:before="240" w:lineRule="auto"/>
                  <w:rPr>
                    <w:ins w:author="Vanessa Battestin" w:id="84" w:date="2026-06-11T14:09:42Z"/>
                    <w:rPrChange w:author="Vanessa Battestin" w:id="85"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26757195"/>
                    <w:tag w:val="goog_rdk_325"/>
                  </w:sdtPr>
                  <w:sdtContent>
                    <w:ins w:author="Vanessa Battestin" w:id="84" w:date="2026-06-11T14:09:42Z"/>
                    <w:sdt>
                      <w:sdtPr>
                        <w:id w:val="1822009803"/>
                        <w:tag w:val="goog_rdk_326"/>
                      </w:sdtPr>
                      <w:sdtContent>
                        <w:ins w:author="Vanessa Battestin" w:id="84" w:date="2026-06-11T14:09:42Z">
                          <w:r w:rsidDel="00000000" w:rsidR="00000000" w:rsidRPr="00000000">
                            <w:rPr>
                              <w:rtl w:val="0"/>
                              <w:rPrChange w:author="Vanessa Battestin" w:id="85"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project presents a low ethical and health and safety risk profile. It does not involve clinical research, experimentation, vulnerable populations as direct participants, fieldwork in hazardous environments, or the collection of student data. The identified risks and corresponding mitigation measures are as follows:</w:t>
                          </w:r>
                        </w:ins>
                      </w:sdtContent>
                    </w:sdt>
                    <w:ins w:author="Vanessa Battestin" w:id="84" w:date="2026-06-11T14:09:42Z"/>
                  </w:sdtContent>
                </w:sdt>
              </w:p>
            </w:sdtContent>
          </w:sdt>
          <w:sdt>
            <w:sdtPr>
              <w:id w:val="1965035557"/>
              <w:tag w:val="goog_rdk_331"/>
            </w:sdtPr>
            <w:sdtContent>
              <w:p w:rsidR="00000000" w:rsidDel="00000000" w:rsidP="00000000" w:rsidRDefault="00000000" w:rsidRPr="00000000" w14:paraId="000004E8">
                <w:pPr>
                  <w:spacing w:after="240" w:before="240" w:lineRule="auto"/>
                  <w:rPr>
                    <w:ins w:author="Vanessa Battestin" w:id="84" w:date="2026-06-11T14:09:42Z"/>
                    <w:rPrChange w:author="Vanessa Battestin" w:id="85"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90551057"/>
                    <w:tag w:val="goog_rdk_328"/>
                  </w:sdtPr>
                  <w:sdtContent>
                    <w:ins w:author="Vanessa Battestin" w:id="84" w:date="2026-06-11T14:09:42Z"/>
                    <w:sdt>
                      <w:sdtPr>
                        <w:id w:val="-354504309"/>
                        <w:tag w:val="goog_rdk_329"/>
                      </w:sdtPr>
                      <w:sdtContent>
                        <w:ins w:author="Vanessa Battestin" w:id="84" w:date="2026-06-11T14:09:42Z">
                          <w:r w:rsidDel="00000000" w:rsidR="00000000" w:rsidRPr="00000000">
                            <w:rPr>
                              <w:i w:val="1"/>
                              <w:iCs w:val="1"/>
                              <w:rtl w:val="0"/>
                              <w:rPrChange w:author="Vanessa Battestin" w:id="85"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t xml:space="preserve">Participant privacy:</w:t>
                          </w:r>
                        </w:ins>
                      </w:sdtContent>
                    </w:sdt>
                    <w:ins w:author="Vanessa Battestin" w:id="84" w:date="2026-06-11T14:09:42Z">
                      <w:sdt>
                        <w:sdtPr>
                          <w:id w:val="1126251384"/>
                          <w:tag w:val="goog_rdk_330"/>
                        </w:sdtPr>
                        <w:sdtContent>
                          <w:r w:rsidDel="00000000" w:rsidR="00000000" w:rsidRPr="00000000">
                            <w:rPr>
                              <w:rtl w:val="0"/>
                              <w:rPrChange w:author="Vanessa Battestin" w:id="85"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the institutional mapping will involve staff from both institutions. All data will be anonymised, securely stored and used exclusively for project purposes, in compliance with LGPD and UK GDPR.</w:t>
                          </w:r>
                        </w:sdtContent>
                      </w:sdt>
                    </w:ins>
                  </w:sdtContent>
                </w:sdt>
              </w:p>
            </w:sdtContent>
          </w:sdt>
          <w:sdt>
            <w:sdtPr>
              <w:id w:val="439377574"/>
              <w:tag w:val="goog_rdk_335"/>
            </w:sdtPr>
            <w:sdtContent>
              <w:p w:rsidR="00000000" w:rsidDel="00000000" w:rsidP="00000000" w:rsidRDefault="00000000" w:rsidRPr="00000000" w14:paraId="000004E9">
                <w:pPr>
                  <w:spacing w:after="240" w:before="240" w:lineRule="auto"/>
                  <w:rPr>
                    <w:ins w:author="Vanessa Battestin" w:id="84" w:date="2026-06-11T14:09:42Z"/>
                    <w:rPrChange w:author="Vanessa Battestin" w:id="85"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26180737"/>
                    <w:tag w:val="goog_rdk_332"/>
                  </w:sdtPr>
                  <w:sdtContent>
                    <w:ins w:author="Vanessa Battestin" w:id="84" w:date="2026-06-11T14:09:42Z"/>
                    <w:sdt>
                      <w:sdtPr>
                        <w:id w:val="1678588097"/>
                        <w:tag w:val="goog_rdk_333"/>
                      </w:sdtPr>
                      <w:sdtContent>
                        <w:ins w:author="Vanessa Battestin" w:id="84" w:date="2026-06-11T14:09:42Z">
                          <w:r w:rsidDel="00000000" w:rsidR="00000000" w:rsidRPr="00000000">
                            <w:rPr>
                              <w:i w:val="1"/>
                              <w:iCs w:val="1"/>
                              <w:rtl w:val="0"/>
                              <w:rPrChange w:author="Vanessa Battestin" w:id="85"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t xml:space="preserve">Power imbalance in the partnership:</w:t>
                          </w:r>
                        </w:ins>
                      </w:sdtContent>
                    </w:sdt>
                    <w:ins w:author="Vanessa Battestin" w:id="84" w:date="2026-06-11T14:09:42Z">
                      <w:sdt>
                        <w:sdtPr>
                          <w:id w:val="1044705493"/>
                          <w:tag w:val="goog_rdk_334"/>
                        </w:sdtPr>
                        <w:sdtContent>
                          <w:r w:rsidDel="00000000" w:rsidR="00000000" w:rsidRPr="00000000">
                            <w:rPr>
                              <w:rtl w:val="0"/>
                              <w:rPrChange w:author="Vanessa Battestin" w:id="85"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North-South international partnerships can reproduce asymmetries. This risk will be mitigated through a genuine co-design approach, with roles, responsibilities and authorship shared equitably between OU/IET and Ifes/Cefor from the outset of the project.</w:t>
                          </w:r>
                        </w:sdtContent>
                      </w:sdt>
                    </w:ins>
                  </w:sdtContent>
                </w:sdt>
              </w:p>
            </w:sdtContent>
          </w:sdt>
          <w:sdt>
            <w:sdtPr>
              <w:id w:val="132379656"/>
              <w:tag w:val="goog_rdk_339"/>
            </w:sdtPr>
            <w:sdtContent>
              <w:p w:rsidR="00000000" w:rsidDel="00000000" w:rsidP="00000000" w:rsidRDefault="00000000" w:rsidRPr="00000000" w14:paraId="000004EA">
                <w:pPr>
                  <w:spacing w:after="240" w:before="240" w:lineRule="auto"/>
                  <w:rPr>
                    <w:ins w:author="Vanessa Battestin" w:id="84" w:date="2026-06-11T14:09:42Z"/>
                    <w:rPrChange w:author="Vanessa Battestin" w:id="85"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87371091"/>
                    <w:tag w:val="goog_rdk_336"/>
                  </w:sdtPr>
                  <w:sdtContent>
                    <w:ins w:author="Vanessa Battestin" w:id="84" w:date="2026-06-11T14:09:42Z"/>
                    <w:sdt>
                      <w:sdtPr>
                        <w:id w:val="-1192011876"/>
                        <w:tag w:val="goog_rdk_337"/>
                      </w:sdtPr>
                      <w:sdtContent>
                        <w:ins w:author="Vanessa Battestin" w:id="84" w:date="2026-06-11T14:09:42Z">
                          <w:r w:rsidDel="00000000" w:rsidR="00000000" w:rsidRPr="00000000">
                            <w:rPr>
                              <w:i w:val="1"/>
                              <w:iCs w:val="1"/>
                              <w:rtl w:val="0"/>
                              <w:rPrChange w:author="Vanessa Battestin" w:id="85"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t xml:space="preserve">Health and safety in travel:</w:t>
                          </w:r>
                        </w:ins>
                      </w:sdtContent>
                    </w:sdt>
                    <w:ins w:author="Vanessa Battestin" w:id="84" w:date="2026-06-11T14:09:42Z">
                      <w:sdt>
                        <w:sdtPr>
                          <w:id w:val="1114510042"/>
                          <w:tag w:val="goog_rdk_338"/>
                        </w:sdtPr>
                        <w:sdtContent>
                          <w:r w:rsidDel="00000000" w:rsidR="00000000" w:rsidRPr="00000000">
                            <w:rPr>
                              <w:rtl w:val="0"/>
                              <w:rPrChange w:author="Vanessa Battestin" w:id="85"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the in-person visit to the OU will follow the institutional travel policies of both institutions, including appropriate health and travel insurance coverage for participants.</w:t>
                          </w:r>
                        </w:sdtContent>
                      </w:sdt>
                    </w:ins>
                  </w:sdtContent>
                </w:sdt>
              </w:p>
            </w:sdtContent>
          </w:sdt>
          <w:sdt>
            <w:sdtPr>
              <w:id w:val="240292447"/>
              <w:tag w:val="goog_rdk_343"/>
            </w:sdtPr>
            <w:sdtContent>
              <w:p w:rsidR="00000000" w:rsidDel="00000000" w:rsidP="00000000" w:rsidRDefault="00000000" w:rsidRPr="00000000" w14:paraId="000004EB">
                <w:pPr>
                  <w:spacing w:after="240" w:before="240" w:lineRule="auto"/>
                  <w:rPr>
                    <w:ins w:author="Vanessa Battestin" w:id="84" w:date="2026-06-11T14:09:42Z"/>
                    <w:rPrChange w:author="Vanessa Battestin" w:id="85"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57778847"/>
                    <w:tag w:val="goog_rdk_340"/>
                  </w:sdtPr>
                  <w:sdtContent>
                    <w:ins w:author="Vanessa Battestin" w:id="84" w:date="2026-06-11T14:09:42Z"/>
                    <w:sdt>
                      <w:sdtPr>
                        <w:id w:val="-1463708391"/>
                        <w:tag w:val="goog_rdk_341"/>
                      </w:sdtPr>
                      <w:sdtContent>
                        <w:ins w:author="Vanessa Battestin" w:id="84" w:date="2026-06-11T14:09:42Z">
                          <w:r w:rsidDel="00000000" w:rsidR="00000000" w:rsidRPr="00000000">
                            <w:rPr>
                              <w:i w:val="1"/>
                              <w:iCs w:val="1"/>
                              <w:rtl w:val="0"/>
                              <w:rPrChange w:author="Vanessa Battestin" w:id="85"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t xml:space="preserve">Digital security:</w:t>
                          </w:r>
                        </w:ins>
                      </w:sdtContent>
                    </w:sdt>
                    <w:ins w:author="Vanessa Battestin" w:id="84" w:date="2026-06-11T14:09:42Z">
                      <w:sdt>
                        <w:sdtPr>
                          <w:id w:val="-1329268551"/>
                          <w:tag w:val="goog_rdk_342"/>
                        </w:sdtPr>
                        <w:sdtContent>
                          <w:r w:rsidDel="00000000" w:rsidR="00000000" w:rsidRPr="00000000">
                            <w:rPr>
                              <w:rtl w:val="0"/>
                              <w:rPrChange w:author="Vanessa Battestin" w:id="85"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all platforms and tools used will be those already approved and available at both institutions, minimising data security risks.</w:t>
                          </w:r>
                        </w:sdtContent>
                      </w:sdt>
                    </w:ins>
                  </w:sdtContent>
                </w:sdt>
              </w:p>
            </w:sdtContent>
          </w:sdt>
          <w:sdt>
            <w:sdtPr>
              <w:id w:val="-139397789"/>
              <w:tag w:val="goog_rdk_346"/>
            </w:sdtPr>
            <w:sdtContent>
              <w:p w:rsidR="00000000" w:rsidDel="00000000" w:rsidP="00000000" w:rsidRDefault="00000000" w:rsidRPr="00000000" w14:paraId="000004EC">
                <w:pPr>
                  <w:spacing w:after="240" w:before="240" w:lineRule="auto"/>
                  <w:rPr>
                    <w:ins w:author="Vanessa Battestin" w:id="84" w:date="2026-06-11T14:09:42Z"/>
                    <w:rPrChange w:author="Vanessa Battestin" w:id="85"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03031677"/>
                    <w:tag w:val="goog_rdk_344"/>
                  </w:sdtPr>
                  <w:sdtContent>
                    <w:ins w:author="Vanessa Battestin" w:id="84" w:date="2026-06-11T14:09:42Z"/>
                    <w:sdt>
                      <w:sdtPr>
                        <w:id w:val="-1827712782"/>
                        <w:tag w:val="goog_rdk_345"/>
                      </w:sdtPr>
                      <w:sdtContent>
                        <w:ins w:author="Vanessa Battestin" w:id="84" w:date="2026-06-11T14:09:42Z">
                          <w:r w:rsidDel="00000000" w:rsidR="00000000" w:rsidRPr="00000000">
                            <w:rPr>
                              <w:rtl w:val="0"/>
                              <w:rPrChange w:author="Vanessa Battestin" w:id="85"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t xml:space="preserve">No additional environmental risks have been identified beyond those addressed in the environmental impact section, nor are there risks to communities external to the project.</w:t>
                          </w:r>
                        </w:ins>
                      </w:sdtContent>
                    </w:sdt>
                    <w:ins w:author="Vanessa Battestin" w:id="84" w:date="2026-06-11T14:09:42Z"/>
                  </w:sdtContent>
                </w:sdt>
              </w:p>
            </w:sdtContent>
          </w:sdt>
          <w:sdt>
            <w:sdtPr>
              <w:id w:val="1102981649"/>
              <w:tag w:val="goog_rdk_348"/>
            </w:sdtPr>
            <w:sdtContent>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PrChange w:author="Vanessa Battestin" w:id="85"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02044028"/>
                    <w:tag w:val="goog_rdk_347"/>
                  </w:sdtPr>
                  <w:sdtContent>
                    <w:r w:rsidDel="00000000" w:rsidR="00000000" w:rsidRPr="00000000">
                      <w:rPr>
                        <w:rtl w:val="0"/>
                      </w:rPr>
                    </w:r>
                  </w:sdtContent>
                </w:sdt>
              </w:p>
            </w:sdtContent>
          </w:sdt>
        </w:tc>
        <w:tc>
          <w:tcPr>
            <w:shd w:fill="f4f4f4"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Think about any risks to people, communities, or the environment that might arise from your project activities.</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5" w:right="535"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Explain how you have identified these ethical, health, or safety issues and the steps you will take to prevent or manage them.</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Consider local context, legal requirements, and any safeguarding measures needed.</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 clear about monitoring, reporting, and accountability processes to ensure risks are effectively addressed.</w:t>
            </w:r>
          </w:p>
        </w:tc>
      </w:tr>
    </w:tbl>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5">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1" name=""/>
                <a:graphic>
                  <a:graphicData uri="http://schemas.microsoft.com/office/word/2010/wordprocessingShape">
                    <wps:wsp>
                      <wps:cNvSpPr/>
                      <wps:cNvPr id="2" name="Shape 2"/>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4: Finance &amp; Budgets</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1"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211517</wp:posOffset>
                </wp:positionV>
                <wp:extent cx="6480810" cy="253365"/>
                <wp:effectExtent b="0" l="0" r="0" t="0"/>
                <wp:wrapTopAndBottom distB="0" distT="0"/>
                <wp:docPr id="44" name=""/>
                <a:graphic>
                  <a:graphicData uri="http://schemas.microsoft.com/office/word/2010/wordprocessingShape">
                    <wps:wsp>
                      <wps:cNvSpPr/>
                      <wps:cNvPr id="51" name="Shape 51"/>
                      <wps:spPr>
                        <a:xfrm>
                          <a:off x="2110358" y="3658080"/>
                          <a:ext cx="6471285" cy="24384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Total funding requested from the British Council (see maximum specified in call)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211517</wp:posOffset>
                </wp:positionV>
                <wp:extent cx="6480810" cy="253365"/>
                <wp:effectExtent b="0" l="0" r="0" t="0"/>
                <wp:wrapTopAndBottom distB="0" distT="0"/>
                <wp:docPr id="44" name="image47.png"/>
                <a:graphic>
                  <a:graphicData uri="http://schemas.openxmlformats.org/drawingml/2006/picture">
                    <pic:pic>
                      <pic:nvPicPr>
                        <pic:cNvPr id="0" name="image47.png"/>
                        <pic:cNvPicPr preferRelativeResize="0"/>
                      </pic:nvPicPr>
                      <pic:blipFill>
                        <a:blip r:embed="rId11"/>
                        <a:srcRect/>
                        <a:stretch>
                          <a:fillRect/>
                        </a:stretch>
                      </pic:blipFill>
                      <pic:spPr>
                        <a:xfrm>
                          <a:off x="0" y="0"/>
                          <a:ext cx="6480810" cy="2533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697674</wp:posOffset>
                </wp:positionV>
                <wp:extent cx="6480810" cy="2061210"/>
                <wp:effectExtent b="0" l="0" r="0" t="0"/>
                <wp:wrapTopAndBottom distB="0" distT="0"/>
                <wp:docPr id="64" name=""/>
                <a:graphic>
                  <a:graphicData uri="http://schemas.microsoft.com/office/word/2010/wordprocessingShape">
                    <wps:wsp>
                      <wps:cNvSpPr/>
                      <wps:cNvPr id="71" name="Shape 71"/>
                      <wps:spPr>
                        <a:xfrm>
                          <a:off x="2110358" y="2754158"/>
                          <a:ext cx="6471285" cy="2051685"/>
                        </a:xfrm>
                        <a:prstGeom prst="rect">
                          <a:avLst/>
                        </a:prstGeom>
                        <a:solidFill>
                          <a:srgbClr val="CCF8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000000"/>
                                <w:sz w:val="22"/>
                                <w:u w:val="single"/>
                                <w:vertAlign w:val="baseline"/>
                              </w:rPr>
                              <w:t xml:space="preserve">Human Resources</w:t>
                            </w:r>
                          </w:p>
                          <w:p w:rsidR="00000000" w:rsidDel="00000000" w:rsidP="00000000" w:rsidRDefault="00000000" w:rsidRPr="00000000">
                            <w:pPr>
                              <w:spacing w:after="0" w:before="121.00000381469727" w:line="240"/>
                              <w:ind w:left="103.00000190734863"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Staff costs are capped at </w:t>
                            </w:r>
                            <w:r w:rsidDel="00000000" w:rsidR="00000000" w:rsidRPr="00000000">
                              <w:rPr>
                                <w:rFonts w:ascii="Arial" w:cs="Arial" w:eastAsia="Arial" w:hAnsi="Arial"/>
                                <w:b w:val="1"/>
                                <w:i w:val="0"/>
                                <w:smallCaps w:val="0"/>
                                <w:strike w:val="0"/>
                                <w:color w:val="000000"/>
                                <w:sz w:val="22"/>
                                <w:u w:val="single"/>
                                <w:vertAlign w:val="baseline"/>
                              </w:rPr>
                              <w:t xml:space="preserve">30%</w:t>
                            </w:r>
                            <w:r w:rsidDel="00000000" w:rsidR="00000000" w:rsidRPr="00000000">
                              <w:rPr>
                                <w:rFonts w:ascii="Arial" w:cs="Arial" w:eastAsia="Arial" w:hAnsi="Arial"/>
                                <w:b w:val="1"/>
                                <w:i w:val="0"/>
                                <w:smallCaps w:val="0"/>
                                <w:strike w:val="0"/>
                                <w:color w:val="000000"/>
                                <w:sz w:val="22"/>
                                <w:vertAlign w:val="baseline"/>
                              </w:rPr>
                              <w:t xml:space="preserve"> </w:t>
                            </w:r>
                            <w:r w:rsidDel="00000000" w:rsidR="00000000" w:rsidRPr="00000000">
                              <w:rPr>
                                <w:rFonts w:ascii="Arial" w:cs="Arial" w:eastAsia="Arial" w:hAnsi="Arial"/>
                                <w:b w:val="0"/>
                                <w:i w:val="0"/>
                                <w:smallCaps w:val="0"/>
                                <w:strike w:val="0"/>
                                <w:color w:val="000000"/>
                                <w:sz w:val="22"/>
                                <w:vertAlign w:val="baseline"/>
                              </w:rPr>
                              <w:t xml:space="preserve">of the total grant amount. List all institution staff working on the project:</w:t>
                            </w:r>
                          </w:p>
                          <w:p w:rsidR="00000000" w:rsidDel="00000000" w:rsidP="00000000" w:rsidRDefault="00000000" w:rsidRPr="00000000">
                            <w:pPr>
                              <w:spacing w:after="0" w:before="118.99999618530273" w:line="240"/>
                              <w:ind w:left="663.0000305175781" w:right="575"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Permanent staff are employed by the hosting institution, with a contract that will outlast the project grant and reporting period.</w:t>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663.0000305175781" w:right="367.00000762939453" w:firstLine="462.99999237060547"/>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Project staff are employed on or temporarily assigned to the project, often on fixed term, part time or short contracts, usually with more of their time dedicated to the work related with this project</w:t>
                            </w:r>
                          </w:p>
                          <w:p w:rsidR="00000000" w:rsidDel="00000000" w:rsidP="00000000" w:rsidRDefault="00000000" w:rsidRPr="00000000">
                            <w:pPr>
                              <w:spacing w:after="0" w:before="167.00000762939453"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146.00000381469727" w:right="0" w:firstLine="146.0000038146972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For guidance - the </w:t>
                            </w:r>
                            <w:r w:rsidDel="00000000" w:rsidR="00000000" w:rsidRPr="00000000">
                              <w:rPr>
                                <w:rFonts w:ascii="Arial" w:cs="Arial" w:eastAsia="Arial" w:hAnsi="Arial"/>
                                <w:b w:val="1"/>
                                <w:i w:val="0"/>
                                <w:smallCaps w:val="0"/>
                                <w:strike w:val="0"/>
                                <w:color w:val="000000"/>
                                <w:sz w:val="22"/>
                                <w:vertAlign w:val="baseline"/>
                              </w:rPr>
                              <w:t xml:space="preserve">30% cap </w:t>
                            </w:r>
                            <w:r w:rsidDel="00000000" w:rsidR="00000000" w:rsidRPr="00000000">
                              <w:rPr>
                                <w:rFonts w:ascii="Arial" w:cs="Arial" w:eastAsia="Arial" w:hAnsi="Arial"/>
                                <w:b w:val="0"/>
                                <w:i w:val="0"/>
                                <w:smallCaps w:val="0"/>
                                <w:strike w:val="0"/>
                                <w:color w:val="000000"/>
                                <w:sz w:val="22"/>
                                <w:vertAlign w:val="baseline"/>
                              </w:rPr>
                              <w:t xml:space="preserve">on Human Resources for a </w:t>
                            </w:r>
                            <w:r w:rsidDel="00000000" w:rsidR="00000000" w:rsidRPr="00000000">
                              <w:rPr>
                                <w:rFonts w:ascii="Arial" w:cs="Arial" w:eastAsia="Arial" w:hAnsi="Arial"/>
                                <w:b w:val="1"/>
                                <w:i w:val="0"/>
                                <w:smallCaps w:val="0"/>
                                <w:strike w:val="0"/>
                                <w:color w:val="000000"/>
                                <w:sz w:val="22"/>
                                <w:vertAlign w:val="baseline"/>
                              </w:rPr>
                              <w:t xml:space="preserve">£25,000 </w:t>
                            </w:r>
                            <w:r w:rsidDel="00000000" w:rsidR="00000000" w:rsidRPr="00000000">
                              <w:rPr>
                                <w:rFonts w:ascii="Arial" w:cs="Arial" w:eastAsia="Arial" w:hAnsi="Arial"/>
                                <w:b w:val="0"/>
                                <w:i w:val="0"/>
                                <w:smallCaps w:val="0"/>
                                <w:strike w:val="0"/>
                                <w:color w:val="000000"/>
                                <w:sz w:val="22"/>
                                <w:vertAlign w:val="baseline"/>
                              </w:rPr>
                              <w:t xml:space="preserve">grant is </w:t>
                            </w:r>
                            <w:r w:rsidDel="00000000" w:rsidR="00000000" w:rsidRPr="00000000">
                              <w:rPr>
                                <w:rFonts w:ascii="Arial" w:cs="Arial" w:eastAsia="Arial" w:hAnsi="Arial"/>
                                <w:b w:val="1"/>
                                <w:i w:val="0"/>
                                <w:smallCaps w:val="0"/>
                                <w:strike w:val="0"/>
                                <w:color w:val="000000"/>
                                <w:sz w:val="22"/>
                                <w:vertAlign w:val="baseline"/>
                              </w:rPr>
                              <w:t xml:space="preserve">£7,500.00</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697674</wp:posOffset>
                </wp:positionV>
                <wp:extent cx="6480810" cy="2061210"/>
                <wp:effectExtent b="0" l="0" r="0" t="0"/>
                <wp:wrapTopAndBottom distB="0" distT="0"/>
                <wp:docPr id="64" name="image68.png"/>
                <a:graphic>
                  <a:graphicData uri="http://schemas.openxmlformats.org/drawingml/2006/picture">
                    <pic:pic>
                      <pic:nvPicPr>
                        <pic:cNvPr id="0" name="image68.png"/>
                        <pic:cNvPicPr preferRelativeResize="0"/>
                      </pic:nvPicPr>
                      <pic:blipFill>
                        <a:blip r:embed="rId11"/>
                        <a:srcRect/>
                        <a:stretch>
                          <a:fillRect/>
                        </a:stretch>
                      </pic:blipFill>
                      <pic:spPr>
                        <a:xfrm>
                          <a:off x="0" y="0"/>
                          <a:ext cx="6480810" cy="2061210"/>
                        </a:xfrm>
                        <a:prstGeom prst="rect"/>
                        <a:ln/>
                      </pic:spPr>
                    </pic:pic>
                  </a:graphicData>
                </a:graphic>
              </wp:anchor>
            </w:drawing>
          </mc:Fallback>
        </mc:AlternateConten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13"/>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
        <w:gridCol w:w="1661"/>
        <w:gridCol w:w="1659"/>
        <w:gridCol w:w="1661"/>
        <w:gridCol w:w="1661"/>
        <w:gridCol w:w="1661"/>
        <w:gridCol w:w="1661"/>
        <w:gridCol w:w="113"/>
        <w:tblGridChange w:id="0">
          <w:tblGrid>
            <w:gridCol w:w="113"/>
            <w:gridCol w:w="1661"/>
            <w:gridCol w:w="1659"/>
            <w:gridCol w:w="1661"/>
            <w:gridCol w:w="1661"/>
            <w:gridCol w:w="1661"/>
            <w:gridCol w:w="1661"/>
            <w:gridCol w:w="113"/>
          </w:tblGrid>
        </w:tblGridChange>
      </w:tblGrid>
      <w:tr>
        <w:trPr>
          <w:cantSplit w:val="0"/>
          <w:trHeight w:val="373" w:hRule="atLeast"/>
          <w:tblHeader w:val="0"/>
        </w:trPr>
        <w:tc>
          <w:tcPr>
            <w:gridSpan w:val="8"/>
            <w:shd w:fill="ccf8ff" w:val="clea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Permanent Staff Costs</w:t>
            </w:r>
          </w:p>
        </w:tc>
      </w:tr>
      <w:tr>
        <w:trPr>
          <w:cantSplit w:val="0"/>
          <w:trHeight w:val="1384" w:hRule="atLeast"/>
          <w:tblHeader w:val="0"/>
        </w:trPr>
        <w:tc>
          <w:tcPr>
            <w:tcBorders>
              <w:top w:color="000000" w:space="0" w:sz="0" w:val="nil"/>
              <w:bottom w:color="000000" w:space="0" w:sz="0" w:val="nil"/>
            </w:tcBorders>
            <w:shd w:fill="ccf8ff" w:val="clea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ccf8ff" w:val="clea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97" w:right="285" w:hanging="3.999999999999986"/>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person working on project</w:t>
            </w:r>
          </w:p>
        </w:tc>
        <w:tc>
          <w:tcPr>
            <w:shd w:fill="ccf8ff" w:val="cle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 w:right="0" w:firstLine="23.99999999999998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 or Organisation</w:t>
            </w:r>
          </w:p>
        </w:tc>
        <w:tc>
          <w:tcPr>
            <w:shd w:fill="ccf8ff" w:val="clea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 w:right="0" w:hanging="63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Country based in</w:t>
            </w:r>
          </w:p>
        </w:tc>
        <w:tc>
          <w:tcPr>
            <w:shd w:fill="ccf8ff" w:val="cle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 w:right="121" w:hanging="0.9999999999999964"/>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Gender: Female; Male; In another way; Prefer not to say</w:t>
            </w:r>
          </w:p>
        </w:tc>
        <w:tc>
          <w:tcPr>
            <w:shd w:fill="ccf8ff" w:val="clea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 w:right="283" w:firstLine="5"/>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to be covered by grant</w:t>
            </w:r>
          </w:p>
        </w:tc>
        <w:tc>
          <w:tcPr>
            <w:shd w:fill="ccf8ff" w:val="clea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1"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these costs be validated</w:t>
            </w:r>
          </w:p>
        </w:tc>
        <w:tc>
          <w:tcPr>
            <w:tcBorders>
              <w:top w:color="000000" w:space="0" w:sz="0" w:val="nil"/>
              <w:bottom w:color="000000" w:space="0" w:sz="0" w:val="nil"/>
            </w:tcBorders>
            <w:shd w:fill="ccf8ff" w:val="clea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8" w:hRule="atLeast"/>
          <w:tblHeader w:val="0"/>
        </w:trPr>
        <w:tc>
          <w:tcPr>
            <w:tcBorders>
              <w:top w:color="000000" w:space="0" w:sz="0" w:val="nil"/>
            </w:tcBorders>
            <w:shd w:fill="ccf8ff" w:val="clea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ccf8ff" w:val="clea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ccf8ff" w:val="clea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ccf8ff" w:val="cle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ccf8ff" w:val="cle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ccf8ff" w:val="cle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tcBorders>
              <w:bottom w:color="000000" w:space="0" w:sz="8" w:val="single"/>
            </w:tcBorders>
            <w:shd w:fill="ccf8ff" w:val="clea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shd w:fill="ccf8ff" w:val="clea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237173</wp:posOffset>
                </wp:positionV>
                <wp:extent cx="6480810" cy="252095"/>
                <wp:effectExtent b="0" l="0" r="0" t="0"/>
                <wp:wrapTopAndBottom distB="0" distT="0"/>
                <wp:docPr id="24" name=""/>
                <a:graphic>
                  <a:graphicData uri="http://schemas.microsoft.com/office/word/2010/wordprocessingShape">
                    <wps:wsp>
                      <wps:cNvSpPr/>
                      <wps:cNvPr id="28" name="Shape 28"/>
                      <wps:spPr>
                        <a:xfrm>
                          <a:off x="2110358" y="3658715"/>
                          <a:ext cx="6471285" cy="242570"/>
                        </a:xfrm>
                        <a:prstGeom prst="rect">
                          <a:avLst/>
                        </a:prstGeom>
                        <a:solidFill>
                          <a:srgbClr val="CCF8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If the grant does not cover these entire costs please confirm how the residual costs will be met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237173</wp:posOffset>
                </wp:positionV>
                <wp:extent cx="6480810" cy="252095"/>
                <wp:effectExtent b="0" l="0" r="0" t="0"/>
                <wp:wrapTopAndBottom distB="0" distT="0"/>
                <wp:docPr id="24" name="image25.png"/>
                <a:graphic>
                  <a:graphicData uri="http://schemas.openxmlformats.org/drawingml/2006/picture">
                    <pic:pic>
                      <pic:nvPicPr>
                        <pic:cNvPr id="0" name="image25.png"/>
                        <pic:cNvPicPr preferRelativeResize="0"/>
                      </pic:nvPicPr>
                      <pic:blipFill>
                        <a:blip r:embed="rId11"/>
                        <a:srcRect/>
                        <a:stretch>
                          <a:fillRect/>
                        </a:stretch>
                      </pic:blipFill>
                      <pic:spPr>
                        <a:xfrm>
                          <a:off x="0" y="0"/>
                          <a:ext cx="6480810" cy="25209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723329</wp:posOffset>
                </wp:positionV>
                <wp:extent cx="6480810" cy="993140"/>
                <wp:effectExtent b="0" l="0" r="0" t="0"/>
                <wp:wrapTopAndBottom distB="0" distT="0"/>
                <wp:docPr id="12" name=""/>
                <a:graphic>
                  <a:graphicData uri="http://schemas.microsoft.com/office/word/2010/wordprocessingShape">
                    <wps:wsp>
                      <wps:cNvSpPr/>
                      <wps:cNvPr id="13" name="Shape 13"/>
                      <wps:spPr>
                        <a:xfrm>
                          <a:off x="2110358" y="3288193"/>
                          <a:ext cx="6471285" cy="983615"/>
                        </a:xfrm>
                        <a:prstGeom prst="rect">
                          <a:avLst/>
                        </a:prstGeom>
                        <a:solidFill>
                          <a:srgbClr val="FFC6D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000000"/>
                                <w:sz w:val="22"/>
                                <w:u w:val="single"/>
                                <w:vertAlign w:val="baseline"/>
                              </w:rPr>
                              <w:t xml:space="preserve">UK Expertise costs (optional)</w:t>
                            </w:r>
                          </w:p>
                          <w:p w:rsidR="00000000" w:rsidDel="00000000" w:rsidP="00000000" w:rsidRDefault="00000000" w:rsidRPr="00000000">
                            <w:pPr>
                              <w:spacing w:after="0" w:before="118.99999618530273" w:line="275.9999942779541"/>
                              <w:ind w:left="103.00000190734863" w:right="156.99999809265137"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Sometimes applicants wish to budget for non-institutional staff costs (e.g. Consultants, Industry experts, advisors, Associate Partners etc.). These costs are capped at 20% of the total grant amount</w:t>
                            </w:r>
                          </w:p>
                          <w:p w:rsidR="00000000" w:rsidDel="00000000" w:rsidP="00000000" w:rsidRDefault="00000000" w:rsidRPr="00000000">
                            <w:pPr>
                              <w:spacing w:after="0" w:before="165" w:line="240"/>
                              <w:ind w:left="146.00000381469727" w:right="0" w:firstLine="146.0000038146972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For guidance - the </w:t>
                            </w:r>
                            <w:r w:rsidDel="00000000" w:rsidR="00000000" w:rsidRPr="00000000">
                              <w:rPr>
                                <w:rFonts w:ascii="Arial" w:cs="Arial" w:eastAsia="Arial" w:hAnsi="Arial"/>
                                <w:b w:val="1"/>
                                <w:i w:val="0"/>
                                <w:smallCaps w:val="0"/>
                                <w:strike w:val="0"/>
                                <w:color w:val="000000"/>
                                <w:sz w:val="22"/>
                                <w:vertAlign w:val="baseline"/>
                              </w:rPr>
                              <w:t xml:space="preserve">20% </w:t>
                            </w:r>
                            <w:r w:rsidDel="00000000" w:rsidR="00000000" w:rsidRPr="00000000">
                              <w:rPr>
                                <w:rFonts w:ascii="Arial" w:cs="Arial" w:eastAsia="Arial" w:hAnsi="Arial"/>
                                <w:b w:val="0"/>
                                <w:i w:val="0"/>
                                <w:smallCaps w:val="0"/>
                                <w:strike w:val="0"/>
                                <w:color w:val="000000"/>
                                <w:sz w:val="22"/>
                                <w:vertAlign w:val="baseline"/>
                              </w:rPr>
                              <w:t xml:space="preserve">cap on Expertise cost for a </w:t>
                            </w:r>
                            <w:r w:rsidDel="00000000" w:rsidR="00000000" w:rsidRPr="00000000">
                              <w:rPr>
                                <w:rFonts w:ascii="Arial" w:cs="Arial" w:eastAsia="Arial" w:hAnsi="Arial"/>
                                <w:b w:val="1"/>
                                <w:i w:val="0"/>
                                <w:smallCaps w:val="0"/>
                                <w:strike w:val="0"/>
                                <w:color w:val="000000"/>
                                <w:sz w:val="22"/>
                                <w:vertAlign w:val="baseline"/>
                              </w:rPr>
                              <w:t xml:space="preserve">£25,000 </w:t>
                            </w:r>
                            <w:r w:rsidDel="00000000" w:rsidR="00000000" w:rsidRPr="00000000">
                              <w:rPr>
                                <w:rFonts w:ascii="Arial" w:cs="Arial" w:eastAsia="Arial" w:hAnsi="Arial"/>
                                <w:b w:val="0"/>
                                <w:i w:val="0"/>
                                <w:smallCaps w:val="0"/>
                                <w:strike w:val="0"/>
                                <w:color w:val="000000"/>
                                <w:sz w:val="22"/>
                                <w:vertAlign w:val="baseline"/>
                              </w:rPr>
                              <w:t xml:space="preserve">grant is </w:t>
                            </w:r>
                            <w:r w:rsidDel="00000000" w:rsidR="00000000" w:rsidRPr="00000000">
                              <w:rPr>
                                <w:rFonts w:ascii="Arial" w:cs="Arial" w:eastAsia="Arial" w:hAnsi="Arial"/>
                                <w:b w:val="1"/>
                                <w:i w:val="0"/>
                                <w:smallCaps w:val="0"/>
                                <w:strike w:val="0"/>
                                <w:color w:val="000000"/>
                                <w:sz w:val="22"/>
                                <w:vertAlign w:val="baseline"/>
                              </w:rPr>
                              <w:t xml:space="preserve">£5,000.00</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723329</wp:posOffset>
                </wp:positionV>
                <wp:extent cx="6480810" cy="993140"/>
                <wp:effectExtent b="0" l="0" r="0" t="0"/>
                <wp:wrapTopAndBottom distB="0" distT="0"/>
                <wp:docPr id="12"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6480810" cy="993140"/>
                        </a:xfrm>
                        <a:prstGeom prst="rect"/>
                        <a:ln/>
                      </pic:spPr>
                    </pic:pic>
                  </a:graphicData>
                </a:graphic>
              </wp:anchor>
            </w:drawing>
          </mc:Fallback>
        </mc:AlternateConten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14"/>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
        <w:gridCol w:w="1661"/>
        <w:gridCol w:w="1659"/>
        <w:gridCol w:w="1661"/>
        <w:gridCol w:w="1661"/>
        <w:gridCol w:w="1661"/>
        <w:gridCol w:w="1661"/>
        <w:gridCol w:w="113"/>
        <w:tblGridChange w:id="0">
          <w:tblGrid>
            <w:gridCol w:w="113"/>
            <w:gridCol w:w="1661"/>
            <w:gridCol w:w="1659"/>
            <w:gridCol w:w="1661"/>
            <w:gridCol w:w="1661"/>
            <w:gridCol w:w="1661"/>
            <w:gridCol w:w="1661"/>
            <w:gridCol w:w="113"/>
          </w:tblGrid>
        </w:tblGridChange>
      </w:tblGrid>
      <w:tr>
        <w:trPr>
          <w:cantSplit w:val="0"/>
          <w:trHeight w:val="373" w:hRule="atLeast"/>
          <w:tblHeader w:val="0"/>
        </w:trPr>
        <w:tc>
          <w:tcPr>
            <w:gridSpan w:val="8"/>
            <w:shd w:fill="ffc6d2" w:val="clea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Expertise Costs</w:t>
            </w:r>
          </w:p>
        </w:tc>
      </w:tr>
      <w:tr>
        <w:trPr>
          <w:cantSplit w:val="0"/>
          <w:trHeight w:val="1384" w:hRule="atLeast"/>
          <w:tblHeader w:val="0"/>
        </w:trPr>
        <w:tc>
          <w:tcPr>
            <w:tcBorders>
              <w:top w:color="000000" w:space="0" w:sz="0" w:val="nil"/>
              <w:bottom w:color="000000" w:space="0" w:sz="0" w:val="nil"/>
            </w:tcBorders>
            <w:shd w:fill="ffc6d2" w:val="clea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c6d2" w:val="clea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97" w:right="285" w:hanging="3.999999999999986"/>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person working on project</w:t>
            </w:r>
          </w:p>
        </w:tc>
        <w:tc>
          <w:tcPr>
            <w:shd w:fill="ffc6d2" w:val="clea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 w:right="0" w:firstLine="23.99999999999998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 or Organisation</w:t>
            </w:r>
          </w:p>
        </w:tc>
        <w:tc>
          <w:tcPr>
            <w:shd w:fill="ffc6d2" w:val="clea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 w:right="0" w:hanging="63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Country based in</w:t>
            </w:r>
          </w:p>
        </w:tc>
        <w:tc>
          <w:tcPr>
            <w:shd w:fill="ffc6d2" w:val="clea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 w:right="121" w:hanging="0.9999999999999964"/>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Gender: Female; Male; In another way; Prefer not to say</w:t>
            </w:r>
          </w:p>
        </w:tc>
        <w:tc>
          <w:tcPr>
            <w:shd w:fill="ffc6d2" w:val="clea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87" w:right="283" w:firstLine="5"/>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to be covered by grant</w:t>
            </w:r>
          </w:p>
        </w:tc>
        <w:tc>
          <w:tcPr>
            <w:shd w:fill="ffc6d2" w:val="clea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8" w:right="1"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these costs be validated</w:t>
            </w:r>
          </w:p>
        </w:tc>
        <w:tc>
          <w:tcPr>
            <w:tcBorders>
              <w:top w:color="000000" w:space="0" w:sz="0" w:val="nil"/>
              <w:bottom w:color="000000" w:space="0" w:sz="0" w:val="nil"/>
            </w:tcBorders>
            <w:shd w:fill="ffc6d2" w:val="clea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8" w:hRule="atLeast"/>
          <w:tblHeader w:val="0"/>
        </w:trPr>
        <w:tc>
          <w:tcPr>
            <w:tcBorders>
              <w:top w:color="000000" w:space="0" w:sz="0" w:val="nil"/>
            </w:tcBorders>
            <w:shd w:fill="ffc6d2" w:val="clea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ffc6d2" w:val="clea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ffc6d2" w:val="clea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ffc6d2" w:val="clea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ffc6d2" w:val="clea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ffc6d2" w:val="clea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tcBorders>
              <w:bottom w:color="000000" w:space="0" w:sz="8" w:val="single"/>
            </w:tcBorders>
            <w:shd w:fill="ffc6d2" w:val="clea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shd w:fill="ffc6d2" w:val="clea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235255</wp:posOffset>
                </wp:positionV>
                <wp:extent cx="6480810" cy="253365"/>
                <wp:effectExtent b="0" l="0" r="0" t="0"/>
                <wp:wrapTopAndBottom distB="0" distT="0"/>
                <wp:docPr id="4" name=""/>
                <a:graphic>
                  <a:graphicData uri="http://schemas.microsoft.com/office/word/2010/wordprocessingShape">
                    <wps:wsp>
                      <wps:cNvSpPr/>
                      <wps:cNvPr id="5" name="Shape 5"/>
                      <wps:spPr>
                        <a:xfrm>
                          <a:off x="2110358" y="3658080"/>
                          <a:ext cx="6471285" cy="243840"/>
                        </a:xfrm>
                        <a:prstGeom prst="rect">
                          <a:avLst/>
                        </a:prstGeom>
                        <a:solidFill>
                          <a:srgbClr val="FFC6D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If the grant does not cover these entire cost please confirm how the residual costs will be met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235255</wp:posOffset>
                </wp:positionV>
                <wp:extent cx="6480810" cy="253365"/>
                <wp:effectExtent b="0" l="0" r="0" t="0"/>
                <wp:wrapTopAndBottom distB="0" distT="0"/>
                <wp:docPr id="4"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6480810" cy="253365"/>
                        </a:xfrm>
                        <a:prstGeom prst="rect"/>
                        <a:ln/>
                      </pic:spPr>
                    </pic:pic>
                  </a:graphicData>
                </a:graphic>
              </wp:anchor>
            </w:drawing>
          </mc:Fallback>
        </mc:AlternateConten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5">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1177290"/>
                <wp:effectExtent b="0" l="0" r="0" t="0"/>
                <wp:docPr id="36" name=""/>
                <a:graphic>
                  <a:graphicData uri="http://schemas.microsoft.com/office/word/2010/wordprocessingShape">
                    <wps:wsp>
                      <wps:cNvSpPr/>
                      <wps:cNvPr id="40" name="Shape 40"/>
                      <wps:spPr>
                        <a:xfrm>
                          <a:off x="2110358" y="3196118"/>
                          <a:ext cx="6471285" cy="1167765"/>
                        </a:xfrm>
                        <a:prstGeom prst="rect">
                          <a:avLst/>
                        </a:prstGeom>
                        <a:solidFill>
                          <a:srgbClr val="DEFAD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000000"/>
                                <w:sz w:val="22"/>
                                <w:u w:val="single"/>
                                <w:vertAlign w:val="baseline"/>
                              </w:rPr>
                              <w:t xml:space="preserve">International Travel and Subsistence Costs</w:t>
                            </w:r>
                          </w:p>
                          <w:p w:rsidR="00000000" w:rsidDel="00000000" w:rsidP="00000000" w:rsidRDefault="00000000" w:rsidRPr="00000000">
                            <w:pPr>
                              <w:spacing w:after="0" w:before="158.99999618530273"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275.9999942779541"/>
                              <w:ind w:left="103.00000190734863" w:right="156.99999809265137"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Travel and subsistence costs are capped at 20% of the total grant amount. Provide details (below) of the approximate costs for travel and subsistence costs.</w:t>
                            </w:r>
                          </w:p>
                          <w:p w:rsidR="00000000" w:rsidDel="00000000" w:rsidP="00000000" w:rsidRDefault="00000000" w:rsidRPr="00000000">
                            <w:pPr>
                              <w:spacing w:after="0" w:before="165" w:line="240"/>
                              <w:ind w:left="146.00000381469727" w:right="0" w:firstLine="146.0000038146972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For guidance - the </w:t>
                            </w:r>
                            <w:r w:rsidDel="00000000" w:rsidR="00000000" w:rsidRPr="00000000">
                              <w:rPr>
                                <w:rFonts w:ascii="Arial" w:cs="Arial" w:eastAsia="Arial" w:hAnsi="Arial"/>
                                <w:b w:val="1"/>
                                <w:i w:val="0"/>
                                <w:smallCaps w:val="0"/>
                                <w:strike w:val="0"/>
                                <w:color w:val="000000"/>
                                <w:sz w:val="22"/>
                                <w:vertAlign w:val="baseline"/>
                              </w:rPr>
                              <w:t xml:space="preserve">20% cap </w:t>
                            </w:r>
                            <w:r w:rsidDel="00000000" w:rsidR="00000000" w:rsidRPr="00000000">
                              <w:rPr>
                                <w:rFonts w:ascii="Arial" w:cs="Arial" w:eastAsia="Arial" w:hAnsi="Arial"/>
                                <w:b w:val="0"/>
                                <w:i w:val="0"/>
                                <w:smallCaps w:val="0"/>
                                <w:strike w:val="0"/>
                                <w:color w:val="000000"/>
                                <w:sz w:val="22"/>
                                <w:vertAlign w:val="baseline"/>
                              </w:rPr>
                              <w:t xml:space="preserve">on international travel and subsistence for a </w:t>
                            </w:r>
                            <w:r w:rsidDel="00000000" w:rsidR="00000000" w:rsidRPr="00000000">
                              <w:rPr>
                                <w:rFonts w:ascii="Arial" w:cs="Arial" w:eastAsia="Arial" w:hAnsi="Arial"/>
                                <w:b w:val="1"/>
                                <w:i w:val="0"/>
                                <w:smallCaps w:val="0"/>
                                <w:strike w:val="0"/>
                                <w:color w:val="000000"/>
                                <w:sz w:val="22"/>
                                <w:vertAlign w:val="baseline"/>
                              </w:rPr>
                              <w:t xml:space="preserve">£25,000 </w:t>
                            </w:r>
                            <w:r w:rsidDel="00000000" w:rsidR="00000000" w:rsidRPr="00000000">
                              <w:rPr>
                                <w:rFonts w:ascii="Arial" w:cs="Arial" w:eastAsia="Arial" w:hAnsi="Arial"/>
                                <w:b w:val="0"/>
                                <w:i w:val="0"/>
                                <w:smallCaps w:val="0"/>
                                <w:strike w:val="0"/>
                                <w:color w:val="000000"/>
                                <w:sz w:val="22"/>
                                <w:vertAlign w:val="baseline"/>
                              </w:rPr>
                              <w:t xml:space="preserve">grant is </w:t>
                            </w:r>
                            <w:r w:rsidDel="00000000" w:rsidR="00000000" w:rsidRPr="00000000">
                              <w:rPr>
                                <w:rFonts w:ascii="Arial" w:cs="Arial" w:eastAsia="Arial" w:hAnsi="Arial"/>
                                <w:b w:val="1"/>
                                <w:i w:val="0"/>
                                <w:smallCaps w:val="0"/>
                                <w:strike w:val="0"/>
                                <w:color w:val="000000"/>
                                <w:sz w:val="22"/>
                                <w:vertAlign w:val="baseline"/>
                              </w:rPr>
                              <w:t xml:space="preserve">£5,000.00</w:t>
                            </w:r>
                          </w:p>
                        </w:txbxContent>
                      </wps:txbx>
                      <wps:bodyPr anchorCtr="0" anchor="t" bIns="0" lIns="0" spcFirstLastPara="1" rIns="0" wrap="square" tIns="0">
                        <a:noAutofit/>
                      </wps:bodyPr>
                    </wps:wsp>
                  </a:graphicData>
                </a:graphic>
              </wp:inline>
            </w:drawing>
          </mc:Choice>
          <mc:Fallback>
            <w:drawing>
              <wp:inline distB="0" distT="0" distL="0" distR="0">
                <wp:extent cx="6480810" cy="1177290"/>
                <wp:effectExtent b="0" l="0" r="0" t="0"/>
                <wp:docPr id="36" name="image37.png"/>
                <a:graphic>
                  <a:graphicData uri="http://schemas.openxmlformats.org/drawingml/2006/picture">
                    <pic:pic>
                      <pic:nvPicPr>
                        <pic:cNvPr id="0" name="image37.png"/>
                        <pic:cNvPicPr preferRelativeResize="0"/>
                      </pic:nvPicPr>
                      <pic:blipFill>
                        <a:blip r:embed="rId11"/>
                        <a:srcRect/>
                        <a:stretch>
                          <a:fillRect/>
                        </a:stretch>
                      </pic:blipFill>
                      <pic:spPr>
                        <a:xfrm>
                          <a:off x="0" y="0"/>
                          <a:ext cx="6480810" cy="11772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15"/>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
        <w:gridCol w:w="1661"/>
        <w:gridCol w:w="1659"/>
        <w:gridCol w:w="1661"/>
        <w:gridCol w:w="1661"/>
        <w:gridCol w:w="1661"/>
        <w:gridCol w:w="1661"/>
        <w:gridCol w:w="113"/>
        <w:tblGridChange w:id="0">
          <w:tblGrid>
            <w:gridCol w:w="113"/>
            <w:gridCol w:w="1661"/>
            <w:gridCol w:w="1659"/>
            <w:gridCol w:w="1661"/>
            <w:gridCol w:w="1661"/>
            <w:gridCol w:w="1661"/>
            <w:gridCol w:w="1661"/>
            <w:gridCol w:w="113"/>
          </w:tblGrid>
        </w:tblGridChange>
      </w:tblGrid>
      <w:tr>
        <w:trPr>
          <w:cantSplit w:val="0"/>
          <w:trHeight w:val="371" w:hRule="atLeast"/>
          <w:tblHeader w:val="0"/>
        </w:trPr>
        <w:tc>
          <w:tcPr>
            <w:gridSpan w:val="8"/>
            <w:shd w:fill="defadb" w:val="cle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International Travel and Subsistence Costs</w:t>
            </w:r>
          </w:p>
        </w:tc>
      </w:tr>
      <w:tr>
        <w:trPr>
          <w:cantSplit w:val="0"/>
          <w:trHeight w:val="881" w:hRule="atLeast"/>
          <w:tblHeader w:val="0"/>
        </w:trPr>
        <w:tc>
          <w:tcPr>
            <w:tcBorders>
              <w:top w:color="000000" w:space="0" w:sz="0" w:val="nil"/>
              <w:bottom w:color="000000" w:space="0" w:sz="0" w:val="nil"/>
            </w:tcBorders>
            <w:shd w:fill="defadb" w:val="clea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defadb" w:val="clea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439" w:right="403" w:hanging="27.0000000000000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traveller</w:t>
            </w:r>
          </w:p>
        </w:tc>
        <w:tc>
          <w:tcPr>
            <w:shd w:fill="defadb" w:val="clear"/>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 w:right="140" w:firstLine="3.000000000000007"/>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Item claimed (flights, hotels etc.)</w:t>
            </w:r>
          </w:p>
        </w:tc>
        <w:tc>
          <w:tcPr>
            <w:shd w:fill="defadb" w:val="clea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06" w:right="0" w:firstLine="23.99999999999998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 or Organisation</w:t>
            </w:r>
          </w:p>
        </w:tc>
        <w:tc>
          <w:tcPr>
            <w:shd w:fill="defadb" w:val="clea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561" w:right="281" w:hanging="27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 for travel</w:t>
            </w:r>
          </w:p>
        </w:tc>
        <w:tc>
          <w:tcPr>
            <w:shd w:fill="defadb" w:val="clea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 w:right="283" w:firstLine="5"/>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to be covered by grant</w:t>
            </w:r>
          </w:p>
        </w:tc>
        <w:tc>
          <w:tcPr>
            <w:shd w:fill="defadb" w:val="clea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1"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these costs be validated</w:t>
            </w:r>
          </w:p>
        </w:tc>
        <w:tc>
          <w:tcPr>
            <w:tcBorders>
              <w:top w:color="000000" w:space="0" w:sz="0" w:val="nil"/>
              <w:bottom w:color="000000" w:space="0" w:sz="0" w:val="nil"/>
            </w:tcBorders>
            <w:shd w:fill="defadb" w:val="cle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6" w:hRule="atLeast"/>
          <w:tblHeader w:val="0"/>
        </w:trPr>
        <w:tc>
          <w:tcPr>
            <w:tcBorders>
              <w:top w:color="000000" w:space="0" w:sz="0" w:val="nil"/>
            </w:tcBorders>
            <w:shd w:fill="defadb" w:val="clear"/>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defadb" w:val="clea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defadb" w:val="clea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defadb" w:val="clea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defadb" w:val="cle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defadb" w:val="clea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tcBorders>
              <w:bottom w:color="000000" w:space="0" w:sz="8" w:val="single"/>
            </w:tcBorders>
            <w:shd w:fill="defadb" w:val="clea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shd w:fill="defadb" w:val="clea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236157</wp:posOffset>
                </wp:positionV>
                <wp:extent cx="6480810" cy="253365"/>
                <wp:effectExtent b="0" l="0" r="0" t="0"/>
                <wp:wrapTopAndBottom distB="0" distT="0"/>
                <wp:docPr id="62" name=""/>
                <a:graphic>
                  <a:graphicData uri="http://schemas.microsoft.com/office/word/2010/wordprocessingShape">
                    <wps:wsp>
                      <wps:cNvSpPr/>
                      <wps:cNvPr id="69" name="Shape 69"/>
                      <wps:spPr>
                        <a:xfrm>
                          <a:off x="2110358" y="3658080"/>
                          <a:ext cx="6471285" cy="243840"/>
                        </a:xfrm>
                        <a:prstGeom prst="rect">
                          <a:avLst/>
                        </a:prstGeom>
                        <a:solidFill>
                          <a:srgbClr val="DEFAD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If the grant does not cover these entire costs please confirm how the residual costs will be met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236157</wp:posOffset>
                </wp:positionV>
                <wp:extent cx="6480810" cy="253365"/>
                <wp:effectExtent b="0" l="0" r="0" t="0"/>
                <wp:wrapTopAndBottom distB="0" distT="0"/>
                <wp:docPr id="62" name="image66.png"/>
                <a:graphic>
                  <a:graphicData uri="http://schemas.openxmlformats.org/drawingml/2006/picture">
                    <pic:pic>
                      <pic:nvPicPr>
                        <pic:cNvPr id="0" name="image66.png"/>
                        <pic:cNvPicPr preferRelativeResize="0"/>
                      </pic:nvPicPr>
                      <pic:blipFill>
                        <a:blip r:embed="rId11"/>
                        <a:srcRect/>
                        <a:stretch>
                          <a:fillRect/>
                        </a:stretch>
                      </pic:blipFill>
                      <pic:spPr>
                        <a:xfrm>
                          <a:off x="0" y="0"/>
                          <a:ext cx="6480810" cy="2533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722313</wp:posOffset>
                </wp:positionV>
                <wp:extent cx="6480810" cy="811530"/>
                <wp:effectExtent b="0" l="0" r="0" t="0"/>
                <wp:wrapTopAndBottom distB="0" distT="0"/>
                <wp:docPr id="42" name=""/>
                <a:graphic>
                  <a:graphicData uri="http://schemas.microsoft.com/office/word/2010/wordprocessingShape">
                    <wps:wsp>
                      <wps:cNvSpPr/>
                      <wps:cNvPr id="49" name="Shape 49"/>
                      <wps:spPr>
                        <a:xfrm>
                          <a:off x="2110358" y="3378998"/>
                          <a:ext cx="6471285" cy="802005"/>
                        </a:xfrm>
                        <a:prstGeom prst="rect">
                          <a:avLst/>
                        </a:prstGeom>
                        <a:solidFill>
                          <a:srgbClr val="FFE6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000000"/>
                                <w:sz w:val="22"/>
                                <w:u w:val="single"/>
                                <w:vertAlign w:val="baseline"/>
                              </w:rPr>
                              <w:t xml:space="preserve">Operational and Activity Costs</w:t>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Detail the approximate costs you expect to incur for the activities you are planning. Domestic travel associated with the activities should be accounted for in this section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722313</wp:posOffset>
                </wp:positionV>
                <wp:extent cx="6480810" cy="811530"/>
                <wp:effectExtent b="0" l="0" r="0" t="0"/>
                <wp:wrapTopAndBottom distB="0" distT="0"/>
                <wp:docPr id="42" name="image44.png"/>
                <a:graphic>
                  <a:graphicData uri="http://schemas.openxmlformats.org/drawingml/2006/picture">
                    <pic:pic>
                      <pic:nvPicPr>
                        <pic:cNvPr id="0" name="image44.png"/>
                        <pic:cNvPicPr preferRelativeResize="0"/>
                      </pic:nvPicPr>
                      <pic:blipFill>
                        <a:blip r:embed="rId11"/>
                        <a:srcRect/>
                        <a:stretch>
                          <a:fillRect/>
                        </a:stretch>
                      </pic:blipFill>
                      <pic:spPr>
                        <a:xfrm>
                          <a:off x="0" y="0"/>
                          <a:ext cx="6480810" cy="811530"/>
                        </a:xfrm>
                        <a:prstGeom prst="rect"/>
                        <a:ln/>
                      </pic:spPr>
                    </pic:pic>
                  </a:graphicData>
                </a:graphic>
              </wp:anchor>
            </w:drawing>
          </mc:Fallback>
        </mc:AlternateConten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16"/>
        <w:tblW w:w="10188.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
        <w:gridCol w:w="2720"/>
        <w:gridCol w:w="3403"/>
        <w:gridCol w:w="1416"/>
        <w:gridCol w:w="2126"/>
        <w:gridCol w:w="410"/>
        <w:tblGridChange w:id="0">
          <w:tblGrid>
            <w:gridCol w:w="113"/>
            <w:gridCol w:w="2720"/>
            <w:gridCol w:w="3403"/>
            <w:gridCol w:w="1416"/>
            <w:gridCol w:w="2126"/>
            <w:gridCol w:w="410"/>
          </w:tblGrid>
        </w:tblGridChange>
      </w:tblGrid>
      <w:tr>
        <w:trPr>
          <w:cantSplit w:val="0"/>
          <w:trHeight w:val="374" w:hRule="atLeast"/>
          <w:tblHeader w:val="0"/>
        </w:trPr>
        <w:tc>
          <w:tcPr>
            <w:gridSpan w:val="6"/>
            <w:tcBorders>
              <w:bottom w:color="000000" w:space="0" w:sz="0" w:val="nil"/>
            </w:tcBorders>
            <w:shd w:fill="ffe6cc" w:val="clea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Operational and Activity Costs</w:t>
            </w:r>
          </w:p>
        </w:tc>
      </w:tr>
      <w:tr>
        <w:trPr>
          <w:cantSplit w:val="0"/>
          <w:trHeight w:val="877" w:hRule="atLeast"/>
          <w:tblHeader w:val="0"/>
        </w:trPr>
        <w:tc>
          <w:tcPr>
            <w:tcBorders>
              <w:top w:color="000000" w:space="0" w:sz="0" w:val="nil"/>
              <w:bottom w:color="000000" w:space="0" w:sz="0" w:val="nil"/>
            </w:tcBorders>
            <w:shd w:fill="ffe6cc" w:val="cle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e6cc" w:val="clea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Item</w:t>
            </w:r>
          </w:p>
        </w:tc>
        <w:tc>
          <w:tcPr>
            <w:shd w:fill="ffe6cc" w:val="clea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303" w:right="0" w:hanging="96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activity do these costs relate to</w:t>
            </w:r>
          </w:p>
        </w:tc>
        <w:tc>
          <w:tcPr>
            <w:shd w:fill="ffe6cc" w:val="cle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to be covered by grant</w:t>
            </w:r>
          </w:p>
        </w:tc>
        <w:tc>
          <w:tcPr>
            <w:shd w:fill="ffe6cc" w:val="clea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83" w:right="0" w:firstLine="17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these costs be validated</w:t>
            </w:r>
          </w:p>
        </w:tc>
        <w:tc>
          <w:tcPr>
            <w:vMerge w:val="restart"/>
            <w:tcBorders>
              <w:top w:color="000000" w:space="0" w:sz="0" w:val="nil"/>
            </w:tcBorders>
            <w:shd w:fill="ffe6cc" w:val="clear"/>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8" w:hRule="atLeast"/>
          <w:tblHeader w:val="0"/>
        </w:trPr>
        <w:tc>
          <w:tcPr>
            <w:tcBorders>
              <w:top w:color="000000" w:space="0" w:sz="0" w:val="nil"/>
            </w:tcBorders>
            <w:shd w:fill="ffe6cc" w:val="clea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ffe6cc" w:val="clear"/>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ffe6cc" w:val="clea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ffe6cc" w:val="cle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tcBorders>
              <w:bottom w:color="000000" w:space="0" w:sz="8" w:val="single"/>
            </w:tcBorders>
            <w:shd w:fill="ffe6cc" w:val="clea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0" w:val="nil"/>
            </w:tcBorders>
            <w:shd w:fill="ffe6cc" w:val="clear"/>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236663</wp:posOffset>
                </wp:positionV>
                <wp:extent cx="6480810" cy="252095"/>
                <wp:effectExtent b="0" l="0" r="0" t="0"/>
                <wp:wrapTopAndBottom distB="0" distT="0"/>
                <wp:docPr id="51" name=""/>
                <a:graphic>
                  <a:graphicData uri="http://schemas.microsoft.com/office/word/2010/wordprocessingShape">
                    <wps:wsp>
                      <wps:cNvSpPr/>
                      <wps:cNvPr id="58" name="Shape 58"/>
                      <wps:spPr>
                        <a:xfrm>
                          <a:off x="2110358" y="3658715"/>
                          <a:ext cx="6471285" cy="242570"/>
                        </a:xfrm>
                        <a:prstGeom prst="rect">
                          <a:avLst/>
                        </a:prstGeom>
                        <a:solidFill>
                          <a:srgbClr val="FFE6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If the grant does not cover these entire costs please confirm how the residual costs will be met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236663</wp:posOffset>
                </wp:positionV>
                <wp:extent cx="6480810" cy="252095"/>
                <wp:effectExtent b="0" l="0" r="0" t="0"/>
                <wp:wrapTopAndBottom distB="0" distT="0"/>
                <wp:docPr id="51" name="image55.png"/>
                <a:graphic>
                  <a:graphicData uri="http://schemas.openxmlformats.org/drawingml/2006/picture">
                    <pic:pic>
                      <pic:nvPicPr>
                        <pic:cNvPr id="0" name="image55.png"/>
                        <pic:cNvPicPr preferRelativeResize="0"/>
                      </pic:nvPicPr>
                      <pic:blipFill>
                        <a:blip r:embed="rId11"/>
                        <a:srcRect/>
                        <a:stretch>
                          <a:fillRect/>
                        </a:stretch>
                      </pic:blipFill>
                      <pic:spPr>
                        <a:xfrm>
                          <a:off x="0" y="0"/>
                          <a:ext cx="6480810" cy="25209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723202</wp:posOffset>
                </wp:positionV>
                <wp:extent cx="6480810" cy="811530"/>
                <wp:effectExtent b="0" l="0" r="0" t="0"/>
                <wp:wrapTopAndBottom distB="0" distT="0"/>
                <wp:docPr id="33" name=""/>
                <a:graphic>
                  <a:graphicData uri="http://schemas.microsoft.com/office/word/2010/wordprocessingShape">
                    <wps:wsp>
                      <wps:cNvSpPr/>
                      <wps:cNvPr id="37" name="Shape 37"/>
                      <wps:spPr>
                        <a:xfrm>
                          <a:off x="2110358" y="3378998"/>
                          <a:ext cx="6471285" cy="802005"/>
                        </a:xfrm>
                        <a:prstGeom prst="rect">
                          <a:avLst/>
                        </a:prstGeom>
                        <a:solidFill>
                          <a:srgbClr val="E2D7FA"/>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000000"/>
                                <w:sz w:val="22"/>
                                <w:u w:val="single"/>
                                <w:vertAlign w:val="baseline"/>
                              </w:rPr>
                              <w:t xml:space="preserve">Marketing and Communication Costs</w:t>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240"/>
                              <w:ind w:left="103.00000190734863" w:right="156.99999809265137"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Detail the approximate costs you expect to incur for any marketing and communications aspects of your proposal</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723202</wp:posOffset>
                </wp:positionV>
                <wp:extent cx="6480810" cy="811530"/>
                <wp:effectExtent b="0" l="0" r="0" t="0"/>
                <wp:wrapTopAndBottom distB="0" distT="0"/>
                <wp:docPr id="33" name="image34.png"/>
                <a:graphic>
                  <a:graphicData uri="http://schemas.openxmlformats.org/drawingml/2006/picture">
                    <pic:pic>
                      <pic:nvPicPr>
                        <pic:cNvPr id="0" name="image34.png"/>
                        <pic:cNvPicPr preferRelativeResize="0"/>
                      </pic:nvPicPr>
                      <pic:blipFill>
                        <a:blip r:embed="rId11"/>
                        <a:srcRect/>
                        <a:stretch>
                          <a:fillRect/>
                        </a:stretch>
                      </pic:blipFill>
                      <pic:spPr>
                        <a:xfrm>
                          <a:off x="0" y="0"/>
                          <a:ext cx="6480810" cy="811530"/>
                        </a:xfrm>
                        <a:prstGeom prst="rect"/>
                        <a:ln/>
                      </pic:spPr>
                    </pic:pic>
                  </a:graphicData>
                </a:graphic>
              </wp:anchor>
            </w:drawing>
          </mc:Fallback>
        </mc:AlternateConten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17"/>
        <w:tblW w:w="10188.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
        <w:gridCol w:w="2720"/>
        <w:gridCol w:w="3403"/>
        <w:gridCol w:w="1416"/>
        <w:gridCol w:w="2126"/>
        <w:gridCol w:w="410"/>
        <w:tblGridChange w:id="0">
          <w:tblGrid>
            <w:gridCol w:w="113"/>
            <w:gridCol w:w="2720"/>
            <w:gridCol w:w="3403"/>
            <w:gridCol w:w="1416"/>
            <w:gridCol w:w="2126"/>
            <w:gridCol w:w="410"/>
          </w:tblGrid>
        </w:tblGridChange>
      </w:tblGrid>
      <w:tr>
        <w:trPr>
          <w:cantSplit w:val="0"/>
          <w:trHeight w:val="373" w:hRule="atLeast"/>
          <w:tblHeader w:val="0"/>
        </w:trPr>
        <w:tc>
          <w:tcPr>
            <w:gridSpan w:val="6"/>
            <w:tcBorders>
              <w:bottom w:color="000000" w:space="0" w:sz="0" w:val="nil"/>
            </w:tcBorders>
            <w:shd w:fill="e2d7fa" w:val="cle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Marketing and Communication Costs</w:t>
            </w:r>
          </w:p>
        </w:tc>
      </w:tr>
      <w:tr>
        <w:trPr>
          <w:cantSplit w:val="0"/>
          <w:trHeight w:val="878" w:hRule="atLeast"/>
          <w:tblHeader w:val="0"/>
        </w:trPr>
        <w:tc>
          <w:tcPr>
            <w:tcBorders>
              <w:top w:color="000000" w:space="0" w:sz="0" w:val="nil"/>
              <w:bottom w:color="000000" w:space="0" w:sz="0" w:val="nil"/>
            </w:tcBorders>
            <w:shd w:fill="e2d7fa" w:val="clea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e2d7fa" w:val="clea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Item</w:t>
            </w:r>
          </w:p>
        </w:tc>
        <w:tc>
          <w:tcPr>
            <w:shd w:fill="e2d7fa" w:val="clea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303" w:right="0" w:hanging="96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activity do these costs relate to</w:t>
            </w:r>
          </w:p>
        </w:tc>
        <w:tc>
          <w:tcPr>
            <w:shd w:fill="e2d7fa" w:val="clea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to be covered by grant</w:t>
            </w:r>
          </w:p>
        </w:tc>
        <w:tc>
          <w:tcPr>
            <w:shd w:fill="e2d7fa" w:val="clea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83" w:right="0" w:firstLine="17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these costs be validated</w:t>
            </w:r>
          </w:p>
        </w:tc>
        <w:tc>
          <w:tcPr>
            <w:vMerge w:val="restart"/>
            <w:tcBorders>
              <w:top w:color="000000" w:space="0" w:sz="0" w:val="nil"/>
            </w:tcBorders>
            <w:shd w:fill="e2d7fa" w:val="clea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8" w:hRule="atLeast"/>
          <w:tblHeader w:val="0"/>
        </w:trPr>
        <w:tc>
          <w:tcPr>
            <w:tcBorders>
              <w:top w:color="000000" w:space="0" w:sz="0" w:val="nil"/>
            </w:tcBorders>
            <w:shd w:fill="e2d7fa" w:val="clea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e2d7fa" w:val="clea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e2d7fa" w:val="clea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e2d7fa" w:val="cle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tcBorders>
              <w:bottom w:color="000000" w:space="0" w:sz="8" w:val="single"/>
            </w:tcBorders>
            <w:shd w:fill="e2d7fa" w:val="clea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0" w:val="nil"/>
            </w:tcBorders>
            <w:shd w:fill="e2d7fa" w:val="clea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235255</wp:posOffset>
                </wp:positionV>
                <wp:extent cx="6480810" cy="253365"/>
                <wp:effectExtent b="0" l="0" r="0" t="0"/>
                <wp:wrapTopAndBottom distB="0" distT="0"/>
                <wp:docPr id="46" name=""/>
                <a:graphic>
                  <a:graphicData uri="http://schemas.microsoft.com/office/word/2010/wordprocessingShape">
                    <wps:wsp>
                      <wps:cNvSpPr/>
                      <wps:cNvPr id="53" name="Shape 53"/>
                      <wps:spPr>
                        <a:xfrm>
                          <a:off x="2110358" y="3658080"/>
                          <a:ext cx="6471285" cy="243840"/>
                        </a:xfrm>
                        <a:prstGeom prst="rect">
                          <a:avLst/>
                        </a:prstGeom>
                        <a:solidFill>
                          <a:srgbClr val="E2D7FA"/>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0000000298023224"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If the grant does not cover these entire costs please confirm how the residual costs will be met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235255</wp:posOffset>
                </wp:positionV>
                <wp:extent cx="6480810" cy="253365"/>
                <wp:effectExtent b="0" l="0" r="0" t="0"/>
                <wp:wrapTopAndBottom distB="0" distT="0"/>
                <wp:docPr id="46" name="image50.png"/>
                <a:graphic>
                  <a:graphicData uri="http://schemas.openxmlformats.org/drawingml/2006/picture">
                    <pic:pic>
                      <pic:nvPicPr>
                        <pic:cNvPr id="0" name="image50.png"/>
                        <pic:cNvPicPr preferRelativeResize="0"/>
                      </pic:nvPicPr>
                      <pic:blipFill>
                        <a:blip r:embed="rId11"/>
                        <a:srcRect/>
                        <a:stretch>
                          <a:fillRect/>
                        </a:stretch>
                      </pic:blipFill>
                      <pic:spPr>
                        <a:xfrm>
                          <a:off x="0" y="0"/>
                          <a:ext cx="6480810" cy="253365"/>
                        </a:xfrm>
                        <a:prstGeom prst="rect"/>
                        <a:ln/>
                      </pic:spPr>
                    </pic:pic>
                  </a:graphicData>
                </a:graphic>
              </wp:anchor>
            </w:drawing>
          </mc:Fallback>
        </mc:AlternateConten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C">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1096645"/>
                <wp:effectExtent b="0" l="0" r="0" t="0"/>
                <wp:docPr id="34" name=""/>
                <a:graphic>
                  <a:graphicData uri="http://schemas.microsoft.com/office/word/2010/wordprocessingShape">
                    <wps:wsp>
                      <wps:cNvSpPr/>
                      <wps:cNvPr id="38" name="Shape 38"/>
                      <wps:spPr>
                        <a:xfrm>
                          <a:off x="2110358" y="3236440"/>
                          <a:ext cx="6471285" cy="1087120"/>
                        </a:xfrm>
                        <a:prstGeom prst="rect">
                          <a:avLst/>
                        </a:prstGeom>
                        <a:solidFill>
                          <a:srgbClr val="FFCC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000000"/>
                                <w:sz w:val="22"/>
                                <w:u w:val="single"/>
                                <w:vertAlign w:val="baseline"/>
                              </w:rPr>
                              <w:t xml:space="preserve">Miscellaneous and Additional Costs</w:t>
                            </w:r>
                          </w:p>
                          <w:p w:rsidR="00000000" w:rsidDel="00000000" w:rsidP="00000000" w:rsidRDefault="00000000" w:rsidRPr="00000000">
                            <w:pPr>
                              <w:spacing w:after="0" w:before="158.99999618530273"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Detail any additional costs you intend to use for any elements not covered in the above sections.</w:t>
                            </w:r>
                          </w:p>
                          <w:p w:rsidR="00000000" w:rsidDel="00000000" w:rsidP="00000000" w:rsidRDefault="00000000" w:rsidRPr="00000000">
                            <w:pPr>
                              <w:spacing w:after="0" w:before="156.99999809265137"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Typically applicants use this section to show administrative costs e.g. international bank transfer costs associated with grant disbursements to partners etc.</w:t>
                            </w:r>
                          </w:p>
                        </w:txbxContent>
                      </wps:txbx>
                      <wps:bodyPr anchorCtr="0" anchor="t" bIns="0" lIns="0" spcFirstLastPara="1" rIns="0" wrap="square" tIns="0">
                        <a:noAutofit/>
                      </wps:bodyPr>
                    </wps:wsp>
                  </a:graphicData>
                </a:graphic>
              </wp:inline>
            </w:drawing>
          </mc:Choice>
          <mc:Fallback>
            <w:drawing>
              <wp:inline distB="0" distT="0" distL="0" distR="0">
                <wp:extent cx="6480810" cy="1096645"/>
                <wp:effectExtent b="0" l="0" r="0" t="0"/>
                <wp:docPr id="34" name="image35.png"/>
                <a:graphic>
                  <a:graphicData uri="http://schemas.openxmlformats.org/drawingml/2006/picture">
                    <pic:pic>
                      <pic:nvPicPr>
                        <pic:cNvPr id="0" name="image35.png"/>
                        <pic:cNvPicPr preferRelativeResize="0"/>
                      </pic:nvPicPr>
                      <pic:blipFill>
                        <a:blip r:embed="rId11"/>
                        <a:srcRect/>
                        <a:stretch>
                          <a:fillRect/>
                        </a:stretch>
                      </pic:blipFill>
                      <pic:spPr>
                        <a:xfrm>
                          <a:off x="0" y="0"/>
                          <a:ext cx="6480810" cy="10966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18"/>
        <w:tblW w:w="10188.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
        <w:gridCol w:w="2720"/>
        <w:gridCol w:w="3403"/>
        <w:gridCol w:w="1416"/>
        <w:gridCol w:w="2126"/>
        <w:gridCol w:w="410"/>
        <w:tblGridChange w:id="0">
          <w:tblGrid>
            <w:gridCol w:w="113"/>
            <w:gridCol w:w="2720"/>
            <w:gridCol w:w="3403"/>
            <w:gridCol w:w="1416"/>
            <w:gridCol w:w="2126"/>
            <w:gridCol w:w="410"/>
          </w:tblGrid>
        </w:tblGridChange>
      </w:tblGrid>
      <w:tr>
        <w:trPr>
          <w:cantSplit w:val="0"/>
          <w:trHeight w:val="373" w:hRule="atLeast"/>
          <w:tblHeader w:val="0"/>
        </w:trPr>
        <w:tc>
          <w:tcPr>
            <w:gridSpan w:val="6"/>
            <w:tcBorders>
              <w:bottom w:color="000000" w:space="0" w:sz="0" w:val="nil"/>
            </w:tcBorders>
            <w:shd w:fill="ffccf4" w:val="clea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Miscellaneous and additional costs</w:t>
            </w:r>
          </w:p>
        </w:tc>
      </w:tr>
      <w:tr>
        <w:trPr>
          <w:cantSplit w:val="0"/>
          <w:trHeight w:val="878" w:hRule="atLeast"/>
          <w:tblHeader w:val="0"/>
        </w:trPr>
        <w:tc>
          <w:tcPr>
            <w:tcBorders>
              <w:top w:color="000000" w:space="0" w:sz="0" w:val="nil"/>
              <w:bottom w:color="000000" w:space="0" w:sz="0" w:val="nil"/>
            </w:tcBorders>
            <w:shd w:fill="ffccf4" w:val="clea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ccf4" w:val="clea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Item</w:t>
            </w:r>
          </w:p>
        </w:tc>
        <w:tc>
          <w:tcPr>
            <w:shd w:fill="ffccf4" w:val="cle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303" w:right="0" w:hanging="96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activity do these costs relate to</w:t>
            </w:r>
          </w:p>
        </w:tc>
        <w:tc>
          <w:tcPr>
            <w:shd w:fill="ffccf4" w:val="clear"/>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to be covered by grant</w:t>
            </w:r>
          </w:p>
        </w:tc>
        <w:tc>
          <w:tcPr>
            <w:shd w:fill="ffccf4" w:val="clea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83" w:right="0" w:firstLine="17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these costs be validated</w:t>
            </w:r>
          </w:p>
        </w:tc>
        <w:tc>
          <w:tcPr>
            <w:vMerge w:val="restart"/>
            <w:tcBorders>
              <w:top w:color="000000" w:space="0" w:sz="0" w:val="nil"/>
            </w:tcBorders>
            <w:shd w:fill="ffccf4" w:val="clea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8" w:hRule="atLeast"/>
          <w:tblHeader w:val="0"/>
        </w:trPr>
        <w:tc>
          <w:tcPr>
            <w:tcBorders>
              <w:top w:color="000000" w:space="0" w:sz="0" w:val="nil"/>
            </w:tcBorders>
            <w:shd w:fill="ffccf4" w:val="clea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ffccf4" w:val="clear"/>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ffccf4" w:val="clea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ffccf4" w:val="clea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tcBorders>
              <w:bottom w:color="000000" w:space="0" w:sz="8" w:val="single"/>
            </w:tcBorders>
            <w:shd w:fill="ffccf4" w:val="clea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0" w:val="nil"/>
            </w:tcBorders>
            <w:shd w:fill="ffccf4" w:val="clea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237046</wp:posOffset>
                </wp:positionV>
                <wp:extent cx="6480810" cy="252095"/>
                <wp:effectExtent b="0" l="0" r="0" t="0"/>
                <wp:wrapTopAndBottom distB="0" distT="0"/>
                <wp:docPr id="70" name=""/>
                <a:graphic>
                  <a:graphicData uri="http://schemas.microsoft.com/office/word/2010/wordprocessingShape">
                    <wps:wsp>
                      <wps:cNvSpPr/>
                      <wps:cNvPr id="78" name="Shape 78"/>
                      <wps:spPr>
                        <a:xfrm>
                          <a:off x="2110358" y="3658715"/>
                          <a:ext cx="6471285" cy="242570"/>
                        </a:xfrm>
                        <a:prstGeom prst="rect">
                          <a:avLst/>
                        </a:prstGeom>
                        <a:solidFill>
                          <a:srgbClr val="FFCC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If the grant does not cover these entire costs please confirm how the residual costs will be met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237046</wp:posOffset>
                </wp:positionV>
                <wp:extent cx="6480810" cy="252095"/>
                <wp:effectExtent b="0" l="0" r="0" t="0"/>
                <wp:wrapTopAndBottom distB="0" distT="0"/>
                <wp:docPr id="70" name="image74.png"/>
                <a:graphic>
                  <a:graphicData uri="http://schemas.openxmlformats.org/drawingml/2006/picture">
                    <pic:pic>
                      <pic:nvPicPr>
                        <pic:cNvPr id="0" name="image74.png"/>
                        <pic:cNvPicPr preferRelativeResize="0"/>
                      </pic:nvPicPr>
                      <pic:blipFill>
                        <a:blip r:embed="rId11"/>
                        <a:srcRect/>
                        <a:stretch>
                          <a:fillRect/>
                        </a:stretch>
                      </pic:blipFill>
                      <pic:spPr>
                        <a:xfrm>
                          <a:off x="0" y="0"/>
                          <a:ext cx="6480810" cy="252095"/>
                        </a:xfrm>
                        <a:prstGeom prst="rect"/>
                        <a:ln/>
                      </pic:spPr>
                    </pic:pic>
                  </a:graphicData>
                </a:graphic>
              </wp:anchor>
            </w:drawing>
          </mc:Fallback>
        </mc:AlternateConten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19"/>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703" w:hRule="atLeast"/>
          <w:tblHeader w:val="0"/>
        </w:trPr>
        <w:tc>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Co-funding:</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be receiving direct monetary funding from other sources?</w:t>
            </w:r>
          </w:p>
          <w:p w:rsidR="00000000" w:rsidDel="00000000" w:rsidP="00000000" w:rsidRDefault="00000000" w:rsidRPr="00000000" w14:paraId="0000059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66"/>
              </w:tabs>
              <w:spacing w:after="0" w:before="120" w:line="264"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59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66"/>
              </w:tabs>
              <w:spacing w:after="0" w:before="0" w:line="264"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tc>
        <w:tc>
          <w:tcPr>
            <w:shd w:fill="f1f1f1" w:val="clear"/>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Yes - Please state the source of the funding and value</w:t>
            </w:r>
          </w:p>
        </w:tc>
      </w:tr>
    </w:tbl>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20"/>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838" w:hRule="atLeast"/>
          <w:tblHeader w:val="0"/>
        </w:trPr>
        <w:tc>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Benefit in Kind:</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be receiving any indirect benefit in kind (e.g. free use of equipment or premises; uncharged staff time etc ).</w:t>
            </w:r>
          </w:p>
          <w:p w:rsidR="00000000" w:rsidDel="00000000" w:rsidP="00000000" w:rsidRDefault="00000000" w:rsidRPr="00000000" w14:paraId="0000059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66"/>
              </w:tabs>
              <w:spacing w:after="0" w:before="121" w:line="263.00000000000006"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59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66"/>
              </w:tabs>
              <w:spacing w:after="0" w:before="0" w:line="263.00000000000006"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tc>
        <w:tc>
          <w:tcPr>
            <w:shd w:fill="f1f1f1" w:val="clea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Yes - Please describe and state the approximate value of this benefit</w:t>
            </w:r>
          </w:p>
        </w:tc>
      </w:tr>
    </w:tbl>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21"/>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387" w:hRule="atLeast"/>
          <w:tblHeader w:val="0"/>
        </w:trPr>
        <w:tc>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give the last four digits of the bank account that the grant will be paid into if your application is successful:</w:t>
            </w:r>
          </w:p>
        </w:tc>
        <w:tc>
          <w:tcPr>
            <w:shd w:fill="f4f4f4" w:val="clea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We ask for this now so we can check whether your institution is already set up on our finance systems. Should your application be successful we will send you a full bank details declaration form</w:t>
            </w:r>
          </w:p>
        </w:tc>
      </w:tr>
    </w:tbl>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3">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28" name=""/>
                <a:graphic>
                  <a:graphicData uri="http://schemas.microsoft.com/office/word/2010/wordprocessingShape">
                    <wps:wsp>
                      <wps:cNvSpPr/>
                      <wps:cNvPr id="32" name="Shape 32"/>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5: Risk Management</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28" name="image29.png"/>
                <a:graphic>
                  <a:graphicData uri="http://schemas.openxmlformats.org/drawingml/2006/picture">
                    <pic:pic>
                      <pic:nvPicPr>
                        <pic:cNvPr id="0" name="image29.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211517</wp:posOffset>
                </wp:positionV>
                <wp:extent cx="6480810" cy="413385"/>
                <wp:effectExtent b="0" l="0" r="0" t="0"/>
                <wp:wrapTopAndBottom distB="0" distT="0"/>
                <wp:docPr id="7" name=""/>
                <a:graphic>
                  <a:graphicData uri="http://schemas.microsoft.com/office/word/2010/wordprocessingShape">
                    <wps:wsp>
                      <wps:cNvSpPr/>
                      <wps:cNvPr id="8" name="Shape 8"/>
                      <wps:spPr>
                        <a:xfrm>
                          <a:off x="2110358" y="3578070"/>
                          <a:ext cx="6471285" cy="40386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How many risks do you wish to register. You are required to enter at least one risk and a maximum of five.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211517</wp:posOffset>
                </wp:positionV>
                <wp:extent cx="6480810" cy="413385"/>
                <wp:effectExtent b="0" l="0" r="0" t="0"/>
                <wp:wrapTopAndBottom distB="0" distT="0"/>
                <wp:docPr id="7"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6480810" cy="413385"/>
                        </a:xfrm>
                        <a:prstGeom prst="rect"/>
                        <a:ln/>
                      </pic:spPr>
                    </pic:pic>
                  </a:graphicData>
                </a:graphic>
              </wp:anchor>
            </w:drawing>
          </mc:Fallback>
        </mc:AlternateConten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22"/>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106"/>
        <w:gridCol w:w="4880"/>
        <w:gridCol w:w="108"/>
        <w:tblGridChange w:id="0">
          <w:tblGrid>
            <w:gridCol w:w="5096"/>
            <w:gridCol w:w="106"/>
            <w:gridCol w:w="4880"/>
            <w:gridCol w:w="108"/>
          </w:tblGrid>
        </w:tblGridChange>
      </w:tblGrid>
      <w:tr>
        <w:trPr>
          <w:cantSplit w:val="0"/>
          <w:trHeight w:val="961" w:hRule="atLeast"/>
          <w:tblHeader w:val="0"/>
        </w:trPr>
        <w:tc>
          <w:tcPr>
            <w:vMerge w:val="restart"/>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Risk Type</w:t>
            </w:r>
          </w:p>
        </w:tc>
        <w:tc>
          <w:tcPr>
            <w:vMerge w:val="restart"/>
            <w:tcBorders>
              <w:right w:color="000000" w:space="0" w:sz="0" w:val="nil"/>
            </w:tcBorders>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bottom w:color="eeeeee" w:space="0" w:sz="6" w:val="single"/>
              <w:right w:color="000000" w:space="0" w:sz="0" w:val="nil"/>
            </w:tcBorders>
            <w:shd w:fill="eeeeee" w:val="clear"/>
          </w:tcPr>
          <w:p w:rsidR="00000000" w:rsidDel="00000000" w:rsidP="00000000" w:rsidRDefault="00000000" w:rsidRPr="00000000" w14:paraId="000005A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32"/>
              </w:tabs>
              <w:spacing w:after="0" w:before="28" w:line="240" w:lineRule="auto"/>
              <w:ind w:left="432" w:right="495" w:hanging="35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Environmental / Climate </w:t>
            </w: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 Unforeseen environmental events (e.g., extreme weather disrupting travel), or sustainability risks in</w:t>
            </w: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43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delivery.</w:t>
            </w:r>
            <w:r w:rsidDel="00000000" w:rsidR="00000000" w:rsidRPr="00000000">
              <w:rPr>
                <w:rtl w:val="0"/>
              </w:rPr>
            </w:r>
          </w:p>
        </w:tc>
        <w:tc>
          <w:tcPr>
            <w:tcBorders>
              <w:left w:color="000000" w:space="0" w:sz="0" w:val="nil"/>
              <w:bottom w:color="000000" w:space="0" w:sz="0" w:val="nil"/>
            </w:tcBorders>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15" w:hRule="atLeast"/>
          <w:tblHeader w:val="0"/>
        </w:trPr>
        <w:tc>
          <w:tcPr>
            <w:vMerge w:val="continue"/>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eeeeee" w:val="clear"/>
          </w:tcPr>
          <w:p w:rsidR="00000000" w:rsidDel="00000000" w:rsidP="00000000" w:rsidRDefault="00000000" w:rsidRPr="00000000" w14:paraId="000005A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32"/>
              </w:tabs>
              <w:spacing w:after="0" w:before="13" w:line="240" w:lineRule="auto"/>
              <w:ind w:left="432" w:right="0" w:hanging="35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Ethical / Safeguarding </w:t>
            </w: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 Failure to follow ethical</w:t>
            </w: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43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research standards, safeguarding breaches, inadequate protection for vulnerable participants.</w:t>
            </w:r>
            <w:r w:rsidDel="00000000" w:rsidR="00000000" w:rsidRPr="00000000">
              <w:rPr>
                <w:rtl w:val="0"/>
              </w:rPr>
            </w:r>
          </w:p>
        </w:tc>
        <w:tc>
          <w:tcPr>
            <w:tcBorders>
              <w:top w:color="000000" w:space="0" w:sz="0" w:val="nil"/>
              <w:left w:color="000000" w:space="0" w:sz="0" w:val="nil"/>
              <w:bottom w:color="000000" w:space="0" w:sz="0" w:val="nil"/>
            </w:tcBorders>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23" w:hRule="atLeast"/>
          <w:tblHeader w:val="0"/>
        </w:trPr>
        <w:tc>
          <w:tcPr>
            <w:vMerge w:val="continue"/>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Pr>
          <w:p w:rsidR="00000000" w:rsidDel="00000000" w:rsidP="00000000" w:rsidRDefault="00000000" w:rsidRPr="00000000" w14:paraId="000005B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32"/>
              </w:tabs>
              <w:spacing w:after="0" w:before="23" w:line="240" w:lineRule="auto"/>
              <w:ind w:left="432" w:right="559" w:hanging="35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Financial </w:t>
            </w: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 Budget overruns, exchange rate fluctuations, delayed fund transfers, partner</w:t>
            </w: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43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unable to meet co-funding commitments.</w:t>
            </w:r>
            <w:r w:rsidDel="00000000" w:rsidR="00000000" w:rsidRPr="00000000">
              <w:rPr>
                <w:rtl w:val="0"/>
              </w:rPr>
            </w:r>
          </w:p>
        </w:tc>
        <w:tc>
          <w:tcPr>
            <w:vMerge w:val="restart"/>
            <w:tcBorders>
              <w:top w:color="000000" w:space="0" w:sz="0" w:val="nil"/>
              <w:left w:color="000000" w:space="0" w:sz="0" w:val="nil"/>
              <w:bottom w:color="000000" w:space="0" w:sz="0" w:val="nil"/>
            </w:tcBorders>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2" w:hRule="atLeast"/>
          <w:tblHeader w:val="0"/>
        </w:trPr>
        <w:tc>
          <w:tcPr>
            <w:vMerge w:val="continue"/>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Pr>
          <w:p w:rsidR="00000000" w:rsidDel="00000000" w:rsidP="00000000" w:rsidRDefault="00000000" w:rsidRPr="00000000" w14:paraId="000005B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32"/>
              </w:tabs>
              <w:spacing w:after="0" w:before="17" w:line="228" w:lineRule="auto"/>
              <w:ind w:left="432" w:right="303" w:hanging="35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Health &amp; Safety </w:t>
            </w: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 Travel risks, pandemics, on-site safety issues, participant welfare.</w:t>
            </w:r>
            <w:r w:rsidDel="00000000" w:rsidR="00000000" w:rsidRPr="00000000">
              <w:rPr>
                <w:rtl w:val="0"/>
              </w:rPr>
            </w:r>
          </w:p>
        </w:tc>
        <w:tc>
          <w:tcPr>
            <w:vMerge w:val="continue"/>
            <w:tcBorders>
              <w:top w:color="000000" w:space="0" w:sz="0" w:val="nil"/>
              <w:left w:color="000000" w:space="0" w:sz="0" w:val="nil"/>
              <w:bottom w:color="000000" w:space="0" w:sz="0" w:val="nil"/>
            </w:tcBorders>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953" w:hRule="atLeast"/>
          <w:tblHeader w:val="0"/>
        </w:trPr>
        <w:tc>
          <w:tcPr>
            <w:vMerge w:val="continue"/>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Pr>
          <w:p w:rsidR="00000000" w:rsidDel="00000000" w:rsidP="00000000" w:rsidRDefault="00000000" w:rsidRPr="00000000" w14:paraId="000005B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32"/>
              </w:tabs>
              <w:spacing w:after="0" w:before="23" w:line="240" w:lineRule="auto"/>
              <w:ind w:left="432" w:right="114" w:hanging="35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Institutional / Governance </w:t>
            </w: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 Lack of institutional commitment, leadership changes, unclear roles/responsibilities, weak internal approval</w:t>
            </w: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43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processes.</w:t>
            </w:r>
            <w:r w:rsidDel="00000000" w:rsidR="00000000" w:rsidRPr="00000000">
              <w:rPr>
                <w:rtl w:val="0"/>
              </w:rPr>
            </w:r>
          </w:p>
        </w:tc>
        <w:tc>
          <w:tcPr>
            <w:vMerge w:val="continue"/>
            <w:tcBorders>
              <w:top w:color="000000" w:space="0" w:sz="0" w:val="nil"/>
              <w:left w:color="000000" w:space="0" w:sz="0" w:val="nil"/>
              <w:bottom w:color="000000" w:space="0" w:sz="0" w:val="nil"/>
            </w:tcBorders>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953" w:hRule="atLeast"/>
          <w:tblHeader w:val="0"/>
        </w:trPr>
        <w:tc>
          <w:tcPr>
            <w:vMerge w:val="continue"/>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Pr>
          <w:p w:rsidR="00000000" w:rsidDel="00000000" w:rsidP="00000000" w:rsidRDefault="00000000" w:rsidRPr="00000000" w14:paraId="000005C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32"/>
              </w:tabs>
              <w:spacing w:after="0" w:before="24" w:line="240" w:lineRule="auto"/>
              <w:ind w:left="432" w:right="123" w:hanging="35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Legal / Compliance </w:t>
            </w: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 Breach of contract, intellectual property issues, visa/regulatory constraints, data protection non-compliance (e.g.</w:t>
            </w: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43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GDPR).</w:t>
            </w:r>
            <w:r w:rsidDel="00000000" w:rsidR="00000000" w:rsidRPr="00000000">
              <w:rPr>
                <w:rtl w:val="0"/>
              </w:rPr>
            </w:r>
          </w:p>
        </w:tc>
        <w:tc>
          <w:tcPr>
            <w:vMerge w:val="continue"/>
            <w:tcBorders>
              <w:top w:color="000000" w:space="0" w:sz="0" w:val="nil"/>
              <w:left w:color="000000" w:space="0" w:sz="0" w:val="nil"/>
              <w:bottom w:color="000000" w:space="0" w:sz="0" w:val="nil"/>
            </w:tcBorders>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953" w:hRule="atLeast"/>
          <w:tblHeader w:val="0"/>
        </w:trPr>
        <w:tc>
          <w:tcPr>
            <w:vMerge w:val="continue"/>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Pr>
          <w:p w:rsidR="00000000" w:rsidDel="00000000" w:rsidP="00000000" w:rsidRDefault="00000000" w:rsidRPr="00000000" w14:paraId="000005C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32"/>
              </w:tabs>
              <w:spacing w:after="0" w:before="23" w:line="240" w:lineRule="auto"/>
              <w:ind w:left="432" w:right="692" w:hanging="35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Operational / Delivery </w:t>
            </w: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 Delays in project activities, logistical challenges (travel, procurement), partner coordination issues,</w:t>
            </w: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43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staffing shortages.</w:t>
            </w:r>
            <w:r w:rsidDel="00000000" w:rsidR="00000000" w:rsidRPr="00000000">
              <w:rPr>
                <w:rtl w:val="0"/>
              </w:rPr>
            </w:r>
          </w:p>
        </w:tc>
        <w:tc>
          <w:tcPr>
            <w:vMerge w:val="continue"/>
            <w:tcBorders>
              <w:top w:color="000000" w:space="0" w:sz="0" w:val="nil"/>
              <w:left w:color="000000" w:space="0" w:sz="0" w:val="nil"/>
              <w:bottom w:color="000000" w:space="0" w:sz="0" w:val="nil"/>
            </w:tcBorders>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953" w:hRule="atLeast"/>
          <w:tblHeader w:val="0"/>
        </w:trPr>
        <w:tc>
          <w:tcPr>
            <w:vMerge w:val="continue"/>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Pr>
          <w:p w:rsidR="00000000" w:rsidDel="00000000" w:rsidP="00000000" w:rsidRDefault="00000000" w:rsidRPr="00000000" w14:paraId="000005C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32"/>
              </w:tabs>
              <w:spacing w:after="0" w:before="24" w:line="240" w:lineRule="auto"/>
              <w:ind w:left="432" w:right="349" w:hanging="35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Partnership / Collaboration </w:t>
            </w: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 Breakdown in communication, differing expectations, cultural misunderstandings, unequal workload</w:t>
            </w: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43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distribution.</w:t>
            </w:r>
            <w:r w:rsidDel="00000000" w:rsidR="00000000" w:rsidRPr="00000000">
              <w:rPr>
                <w:rtl w:val="0"/>
              </w:rPr>
            </w:r>
          </w:p>
        </w:tc>
        <w:tc>
          <w:tcPr>
            <w:vMerge w:val="continue"/>
            <w:tcBorders>
              <w:top w:color="000000" w:space="0" w:sz="0" w:val="nil"/>
              <w:left w:color="000000" w:space="0" w:sz="0" w:val="nil"/>
              <w:bottom w:color="000000" w:space="0" w:sz="0" w:val="nil"/>
            </w:tcBorders>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723" w:hRule="atLeast"/>
          <w:tblHeader w:val="0"/>
        </w:trPr>
        <w:tc>
          <w:tcPr>
            <w:vMerge w:val="continue"/>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Pr>
          <w:p w:rsidR="00000000" w:rsidDel="00000000" w:rsidP="00000000" w:rsidRDefault="00000000" w:rsidRPr="00000000" w14:paraId="000005C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32"/>
              </w:tabs>
              <w:spacing w:after="0" w:before="23" w:line="240" w:lineRule="auto"/>
              <w:ind w:left="432" w:right="326" w:hanging="35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Reputational </w:t>
            </w: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 Actions or incidents that could damage the reputation of the institutions or the</w:t>
            </w: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43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British Council.</w:t>
            </w:r>
            <w:r w:rsidDel="00000000" w:rsidR="00000000" w:rsidRPr="00000000">
              <w:rPr>
                <w:rtl w:val="0"/>
              </w:rPr>
            </w:r>
          </w:p>
        </w:tc>
        <w:tc>
          <w:tcPr>
            <w:vMerge w:val="restart"/>
            <w:tcBorders>
              <w:top w:color="000000" w:space="0" w:sz="0" w:val="nil"/>
              <w:left w:color="000000" w:space="0" w:sz="0" w:val="nil"/>
            </w:tcBorders>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23" w:hRule="atLeast"/>
          <w:tblHeader w:val="0"/>
        </w:trPr>
        <w:tc>
          <w:tcPr>
            <w:vMerge w:val="continue"/>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Pr>
          <w:p w:rsidR="00000000" w:rsidDel="00000000" w:rsidP="00000000" w:rsidRDefault="00000000" w:rsidRPr="00000000" w14:paraId="000005D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32"/>
              </w:tabs>
              <w:spacing w:after="0" w:before="24" w:line="240" w:lineRule="auto"/>
              <w:ind w:left="432" w:right="69" w:hanging="35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Security / Political </w:t>
            </w: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 Political instability, civil unrest, or policy changes in partner countries that</w:t>
            </w: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43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affect project delivery.</w:t>
            </w:r>
            <w:r w:rsidDel="00000000" w:rsidR="00000000" w:rsidRPr="00000000">
              <w:rPr>
                <w:rtl w:val="0"/>
              </w:rPr>
            </w:r>
          </w:p>
        </w:tc>
        <w:tc>
          <w:tcPr>
            <w:vMerge w:val="continue"/>
            <w:tcBorders>
              <w:top w:color="000000" w:space="0" w:sz="0" w:val="nil"/>
              <w:left w:color="000000" w:space="0" w:sz="0" w:val="nil"/>
            </w:tcBorders>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729" w:hRule="atLeast"/>
          <w:tblHeader w:val="0"/>
        </w:trPr>
        <w:tc>
          <w:tcPr>
            <w:vMerge w:val="continue"/>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shd w:fill="eeeeee" w:val="clear"/>
          </w:tcPr>
          <w:p w:rsidR="00000000" w:rsidDel="00000000" w:rsidP="00000000" w:rsidRDefault="00000000" w:rsidRPr="00000000" w14:paraId="000005D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32"/>
              </w:tabs>
              <w:spacing w:after="0" w:before="23" w:line="240" w:lineRule="auto"/>
              <w:ind w:left="432" w:right="272" w:hanging="35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Technical / Digital </w:t>
            </w: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 IT system failures, cybersecurity threats, poor internet connectivity</w:t>
            </w: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43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affecting online collaboration.</w:t>
            </w:r>
            <w:r w:rsidDel="00000000" w:rsidR="00000000" w:rsidRPr="00000000">
              <w:rPr>
                <w:rtl w:val="0"/>
              </w:rPr>
            </w:r>
          </w:p>
        </w:tc>
        <w:tc>
          <w:tcPr>
            <w:vMerge w:val="continue"/>
            <w:tcBorders>
              <w:top w:color="000000" w:space="0" w:sz="0" w:val="nil"/>
              <w:left w:color="000000" w:space="0" w:sz="0" w:val="nil"/>
            </w:tcBorders>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23"/>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339" w:hRule="atLeast"/>
          <w:tblHeader w:val="0"/>
        </w:trPr>
        <w:tc>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like is it that the risk will occur? (select from)</w:t>
            </w:r>
          </w:p>
        </w:tc>
        <w:tc>
          <w:tcPr>
            <w:shd w:fill="f4f4f4" w:val="clear"/>
          </w:tcPr>
          <w:p w:rsidR="00000000" w:rsidDel="00000000" w:rsidP="00000000" w:rsidRDefault="00000000" w:rsidRPr="00000000" w14:paraId="000005D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65"/>
              </w:tabs>
              <w:spacing w:after="0" w:before="16"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Very Low (Rare)</w:t>
            </w:r>
          </w:p>
          <w:p w:rsidR="00000000" w:rsidDel="00000000" w:rsidP="00000000" w:rsidRDefault="00000000" w:rsidRPr="00000000" w14:paraId="000005D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65"/>
              </w:tabs>
              <w:spacing w:after="0" w:before="14"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Low (Unlikely)</w:t>
            </w:r>
          </w:p>
          <w:p w:rsidR="00000000" w:rsidDel="00000000" w:rsidP="00000000" w:rsidRDefault="00000000" w:rsidRPr="00000000" w14:paraId="000005E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65"/>
              </w:tabs>
              <w:spacing w:after="0" w:before="16"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Medium (Possible)</w:t>
            </w:r>
          </w:p>
          <w:p w:rsidR="00000000" w:rsidDel="00000000" w:rsidP="00000000" w:rsidRDefault="00000000" w:rsidRPr="00000000" w14:paraId="000005E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65"/>
              </w:tabs>
              <w:spacing w:after="0" w:before="15"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High (Likely)</w:t>
            </w:r>
          </w:p>
          <w:p w:rsidR="00000000" w:rsidDel="00000000" w:rsidP="00000000" w:rsidRDefault="00000000" w:rsidRPr="00000000" w14:paraId="000005E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65"/>
              </w:tabs>
              <w:spacing w:after="0" w:before="14" w:line="232"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Very High (Almost Certain)</w:t>
            </w:r>
          </w:p>
        </w:tc>
      </w:tr>
    </w:tbl>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24"/>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070" w:hRule="atLeast"/>
          <w:tblHeader w:val="0"/>
        </w:trPr>
        <w:tc>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risk materialises, how serious is the likely impact? (select from)</w:t>
            </w:r>
          </w:p>
        </w:tc>
        <w:tc>
          <w:tcPr>
            <w:shd w:fill="f4f4f4" w:val="clear"/>
          </w:tcPr>
          <w:p w:rsidR="00000000" w:rsidDel="00000000" w:rsidP="00000000" w:rsidRDefault="00000000" w:rsidRPr="00000000" w14:paraId="000005E5">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465"/>
              </w:tabs>
              <w:spacing w:after="0" w:before="14"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Insignificant (minimal disruption)</w:t>
            </w:r>
          </w:p>
          <w:p w:rsidR="00000000" w:rsidDel="00000000" w:rsidP="00000000" w:rsidRDefault="00000000" w:rsidRPr="00000000" w14:paraId="000005E6">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465"/>
              </w:tabs>
              <w:spacing w:after="0" w:before="16"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Minor (some effect, manageable)</w:t>
            </w:r>
          </w:p>
          <w:p w:rsidR="00000000" w:rsidDel="00000000" w:rsidP="00000000" w:rsidRDefault="00000000" w:rsidRPr="00000000" w14:paraId="000005E7">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465"/>
              </w:tabs>
              <w:spacing w:after="0" w:before="16"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Moderate (noticeable delay or costs)</w:t>
            </w:r>
          </w:p>
          <w:p w:rsidR="00000000" w:rsidDel="00000000" w:rsidP="00000000" w:rsidRDefault="00000000" w:rsidRPr="00000000" w14:paraId="000005E8">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465"/>
              </w:tabs>
              <w:spacing w:after="0" w:before="13" w:line="232"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Major (significant impact)</w:t>
            </w:r>
          </w:p>
        </w:tc>
      </w:tr>
    </w:tbl>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25"/>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520" w:hRule="atLeast"/>
          <w:tblHeader w:val="0"/>
        </w:trPr>
        <w:tc>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4f4f4" w:val="clear"/>
          </w:tcPr>
          <w:p w:rsidR="00000000" w:rsidDel="00000000" w:rsidP="00000000" w:rsidRDefault="00000000" w:rsidRPr="00000000" w14:paraId="000005ED">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465"/>
              </w:tabs>
              <w:spacing w:after="0" w:before="0" w:line="252.00000000000003" w:lineRule="auto"/>
              <w:ind w:left="465" w:right="569"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Critical (potential project failure or serious harm)</w:t>
            </w:r>
          </w:p>
        </w:tc>
      </w:tr>
    </w:tbl>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26"/>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529" w:hRule="atLeast"/>
          <w:tblHeader w:val="0"/>
        </w:trPr>
        <w:tc>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Briefly describe the risk — what could go wrong and how it might affect the project (150 words)</w:t>
            </w:r>
          </w:p>
        </w:tc>
        <w:tc>
          <w:tcPr>
            <w:shd w:fill="f4f4f4" w:val="clear"/>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this space to briefly describe the risk in plain terms.</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Explain what could go wrong and how it might affect the project, linking it to the type, likelihood, and impact you’ve already selected.</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Keep the description focused on the essential details so reviewers can clearly understand the</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2"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nature of the risk</w:t>
            </w:r>
          </w:p>
        </w:tc>
      </w:tr>
    </w:tbl>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27"/>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288" w:hRule="atLeast"/>
          <w:tblHeader w:val="0"/>
        </w:trPr>
        <w:tc>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the measures you will take to reduce likelihood or impact and give the name/role of the person responsible for monitoring the risk (150 words)</w:t>
            </w:r>
          </w:p>
        </w:tc>
        <w:tc>
          <w:tcPr>
            <w:shd w:fill="f4f4f4" w:val="clear"/>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Think about practical steps you will take to prevent the risk from occurring or to minimise its impact if it does.</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 specific about actions, processes, or safeguards you will put in place.</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Indicate clearly who will be responsible for monitoring and managing the risk, using their role rather than personal name if preferred for privacy.</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helps reviewers understand how risks will be actively managed throughout the project.</w:t>
            </w:r>
          </w:p>
        </w:tc>
      </w:tr>
    </w:tbl>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1">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27" name=""/>
                <a:graphic>
                  <a:graphicData uri="http://schemas.microsoft.com/office/word/2010/wordprocessingShape">
                    <wps:wsp>
                      <wps:cNvSpPr/>
                      <wps:cNvPr id="31" name="Shape 31"/>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6: Communication and Engagement</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27" name="image28.png"/>
                <a:graphic>
                  <a:graphicData uri="http://schemas.openxmlformats.org/drawingml/2006/picture">
                    <pic:pic>
                      <pic:nvPicPr>
                        <pic:cNvPr id="0" name="image28.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describe your communication and dissemination plan during and after the project using below indicators:</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74653</wp:posOffset>
                </wp:positionV>
                <wp:extent cx="6480810" cy="1123950"/>
                <wp:effectExtent b="0" l="0" r="0" t="0"/>
                <wp:wrapTopAndBottom distB="0" distT="0"/>
                <wp:docPr id="56" name=""/>
                <a:graphic>
                  <a:graphicData uri="http://schemas.microsoft.com/office/word/2010/wordprocessingShape">
                    <wps:wsp>
                      <wps:cNvSpPr/>
                      <wps:cNvPr id="63" name="Shape 63"/>
                      <wps:spPr>
                        <a:xfrm>
                          <a:off x="2110358" y="3222788"/>
                          <a:ext cx="6471285" cy="111442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Why </w:t>
                            </w:r>
                            <w:r w:rsidDel="00000000" w:rsidR="00000000" w:rsidRPr="00000000">
                              <w:rPr>
                                <w:rFonts w:ascii="Arial" w:cs="Arial" w:eastAsia="Arial" w:hAnsi="Arial"/>
                                <w:b w:val="0"/>
                                <w:i w:val="0"/>
                                <w:smallCaps w:val="0"/>
                                <w:strike w:val="0"/>
                                <w:color w:val="000000"/>
                                <w:sz w:val="22"/>
                                <w:vertAlign w:val="baseline"/>
                              </w:rPr>
                              <w:t xml:space="preserve">– what you hope to accomplish by telling people about your project`s work. Your communication goal(s) (200 words max)</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74653</wp:posOffset>
                </wp:positionV>
                <wp:extent cx="6480810" cy="1123950"/>
                <wp:effectExtent b="0" l="0" r="0" t="0"/>
                <wp:wrapTopAndBottom distB="0" distT="0"/>
                <wp:docPr id="56" name="image60.png"/>
                <a:graphic>
                  <a:graphicData uri="http://schemas.openxmlformats.org/drawingml/2006/picture">
                    <pic:pic>
                      <pic:nvPicPr>
                        <pic:cNvPr id="0" name="image60.png"/>
                        <pic:cNvPicPr preferRelativeResize="0"/>
                      </pic:nvPicPr>
                      <pic:blipFill>
                        <a:blip r:embed="rId11"/>
                        <a:srcRect/>
                        <a:stretch>
                          <a:fillRect/>
                        </a:stretch>
                      </pic:blipFill>
                      <pic:spPr>
                        <a:xfrm>
                          <a:off x="0" y="0"/>
                          <a:ext cx="6480810" cy="11239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1432918</wp:posOffset>
                </wp:positionV>
                <wp:extent cx="6480810" cy="963930"/>
                <wp:effectExtent b="0" l="0" r="0" t="0"/>
                <wp:wrapTopAndBottom distB="0" distT="0"/>
                <wp:docPr id="58" name=""/>
                <a:graphic>
                  <a:graphicData uri="http://schemas.microsoft.com/office/word/2010/wordprocessingShape">
                    <wps:wsp>
                      <wps:cNvSpPr/>
                      <wps:cNvPr id="65" name="Shape 65"/>
                      <wps:spPr>
                        <a:xfrm>
                          <a:off x="2110358" y="3302798"/>
                          <a:ext cx="6471285" cy="95440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What </w:t>
                            </w:r>
                            <w:r w:rsidDel="00000000" w:rsidR="00000000" w:rsidRPr="00000000">
                              <w:rPr>
                                <w:rFonts w:ascii="Arial" w:cs="Arial" w:eastAsia="Arial" w:hAnsi="Arial"/>
                                <w:b w:val="0"/>
                                <w:i w:val="0"/>
                                <w:smallCaps w:val="0"/>
                                <w:strike w:val="0"/>
                                <w:color w:val="000000"/>
                                <w:sz w:val="22"/>
                                <w:vertAlign w:val="baseline"/>
                              </w:rPr>
                              <w:t xml:space="preserve">– what you want to disseminate (200 words max)</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1432918</wp:posOffset>
                </wp:positionV>
                <wp:extent cx="6480810" cy="963930"/>
                <wp:effectExtent b="0" l="0" r="0" t="0"/>
                <wp:wrapTopAndBottom distB="0" distT="0"/>
                <wp:docPr id="58" name="image62.png"/>
                <a:graphic>
                  <a:graphicData uri="http://schemas.openxmlformats.org/drawingml/2006/picture">
                    <pic:pic>
                      <pic:nvPicPr>
                        <pic:cNvPr id="0" name="image62.png"/>
                        <pic:cNvPicPr preferRelativeResize="0"/>
                      </pic:nvPicPr>
                      <pic:blipFill>
                        <a:blip r:embed="rId11"/>
                        <a:srcRect/>
                        <a:stretch>
                          <a:fillRect/>
                        </a:stretch>
                      </pic:blipFill>
                      <pic:spPr>
                        <a:xfrm>
                          <a:off x="0" y="0"/>
                          <a:ext cx="6480810" cy="96393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2629258</wp:posOffset>
                </wp:positionV>
                <wp:extent cx="6480810" cy="727710"/>
                <wp:effectExtent b="0" l="0" r="0" t="0"/>
                <wp:wrapTopAndBottom distB="0" distT="0"/>
                <wp:docPr id="30" name=""/>
                <a:graphic>
                  <a:graphicData uri="http://schemas.microsoft.com/office/word/2010/wordprocessingShape">
                    <wps:wsp>
                      <wps:cNvSpPr/>
                      <wps:cNvPr id="34" name="Shape 34"/>
                      <wps:spPr>
                        <a:xfrm>
                          <a:off x="2110358" y="3420908"/>
                          <a:ext cx="6471285" cy="71818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To whom </w:t>
                            </w:r>
                            <w:r w:rsidDel="00000000" w:rsidR="00000000" w:rsidRPr="00000000">
                              <w:rPr>
                                <w:rFonts w:ascii="Arial" w:cs="Arial" w:eastAsia="Arial" w:hAnsi="Arial"/>
                                <w:b w:val="0"/>
                                <w:i w:val="0"/>
                                <w:smallCaps w:val="0"/>
                                <w:strike w:val="0"/>
                                <w:color w:val="000000"/>
                                <w:sz w:val="22"/>
                                <w:vertAlign w:val="baseline"/>
                              </w:rPr>
                              <w:t xml:space="preserve">– your audiences for general and also for specific communication (200 words max)</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2629258</wp:posOffset>
                </wp:positionV>
                <wp:extent cx="6480810" cy="727710"/>
                <wp:effectExtent b="0" l="0" r="0" t="0"/>
                <wp:wrapTopAndBottom distB="0" distT="0"/>
                <wp:docPr id="30" name="image31.png"/>
                <a:graphic>
                  <a:graphicData uri="http://schemas.openxmlformats.org/drawingml/2006/picture">
                    <pic:pic>
                      <pic:nvPicPr>
                        <pic:cNvPr id="0" name="image31.png"/>
                        <pic:cNvPicPr preferRelativeResize="0"/>
                      </pic:nvPicPr>
                      <pic:blipFill>
                        <a:blip r:embed="rId11"/>
                        <a:srcRect/>
                        <a:stretch>
                          <a:fillRect/>
                        </a:stretch>
                      </pic:blipFill>
                      <pic:spPr>
                        <a:xfrm>
                          <a:off x="0" y="0"/>
                          <a:ext cx="6480810" cy="72771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3589631</wp:posOffset>
                </wp:positionV>
                <wp:extent cx="6480810" cy="725805"/>
                <wp:effectExtent b="0" l="0" r="0" t="0"/>
                <wp:wrapTopAndBottom distB="0" distT="0"/>
                <wp:docPr id="65" name=""/>
                <a:graphic>
                  <a:graphicData uri="http://schemas.microsoft.com/office/word/2010/wordprocessingShape">
                    <wps:wsp>
                      <wps:cNvSpPr/>
                      <wps:cNvPr id="72" name="Shape 72"/>
                      <wps:spPr>
                        <a:xfrm>
                          <a:off x="2110358" y="3421860"/>
                          <a:ext cx="6471285" cy="71628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How </w:t>
                            </w:r>
                            <w:r w:rsidDel="00000000" w:rsidR="00000000" w:rsidRPr="00000000">
                              <w:rPr>
                                <w:rFonts w:ascii="Arial" w:cs="Arial" w:eastAsia="Arial" w:hAnsi="Arial"/>
                                <w:b w:val="0"/>
                                <w:i w:val="0"/>
                                <w:smallCaps w:val="0"/>
                                <w:strike w:val="0"/>
                                <w:color w:val="000000"/>
                                <w:sz w:val="22"/>
                                <w:vertAlign w:val="baseline"/>
                              </w:rPr>
                              <w:t xml:space="preserve">– how you plan to disseminate information about your project? (400 words max)</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3589631</wp:posOffset>
                </wp:positionV>
                <wp:extent cx="6480810" cy="725805"/>
                <wp:effectExtent b="0" l="0" r="0" t="0"/>
                <wp:wrapTopAndBottom distB="0" distT="0"/>
                <wp:docPr id="65" name="image69.png"/>
                <a:graphic>
                  <a:graphicData uri="http://schemas.openxmlformats.org/drawingml/2006/picture">
                    <pic:pic>
                      <pic:nvPicPr>
                        <pic:cNvPr id="0" name="image69.png"/>
                        <pic:cNvPicPr preferRelativeResize="0"/>
                      </pic:nvPicPr>
                      <pic:blipFill>
                        <a:blip r:embed="rId11"/>
                        <a:srcRect/>
                        <a:stretch>
                          <a:fillRect/>
                        </a:stretch>
                      </pic:blipFill>
                      <pic:spPr>
                        <a:xfrm>
                          <a:off x="0" y="0"/>
                          <a:ext cx="6480810" cy="72580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4549752</wp:posOffset>
                </wp:positionV>
                <wp:extent cx="6480810" cy="726440"/>
                <wp:effectExtent b="0" l="0" r="0" t="0"/>
                <wp:wrapTopAndBottom distB="0" distT="0"/>
                <wp:docPr id="43" name=""/>
                <a:graphic>
                  <a:graphicData uri="http://schemas.microsoft.com/office/word/2010/wordprocessingShape">
                    <wps:wsp>
                      <wps:cNvSpPr/>
                      <wps:cNvPr id="50" name="Shape 50"/>
                      <wps:spPr>
                        <a:xfrm>
                          <a:off x="2110358" y="3421543"/>
                          <a:ext cx="6471285" cy="71691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When </w:t>
                            </w:r>
                            <w:r w:rsidDel="00000000" w:rsidR="00000000" w:rsidRPr="00000000">
                              <w:rPr>
                                <w:rFonts w:ascii="Arial" w:cs="Arial" w:eastAsia="Arial" w:hAnsi="Arial"/>
                                <w:b w:val="0"/>
                                <w:i w:val="0"/>
                                <w:smallCaps w:val="0"/>
                                <w:strike w:val="0"/>
                                <w:color w:val="000000"/>
                                <w:sz w:val="22"/>
                                <w:vertAlign w:val="baseline"/>
                              </w:rPr>
                              <w:t xml:space="preserve">– how often and when you will communicate about your project (200 words max)</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4549752</wp:posOffset>
                </wp:positionV>
                <wp:extent cx="6480810" cy="726440"/>
                <wp:effectExtent b="0" l="0" r="0" t="0"/>
                <wp:wrapTopAndBottom distB="0" distT="0"/>
                <wp:docPr id="43" name="image45.png"/>
                <a:graphic>
                  <a:graphicData uri="http://schemas.openxmlformats.org/drawingml/2006/picture">
                    <pic:pic>
                      <pic:nvPicPr>
                        <pic:cNvPr id="0" name="image45.png"/>
                        <pic:cNvPicPr preferRelativeResize="0"/>
                      </pic:nvPicPr>
                      <pic:blipFill>
                        <a:blip r:embed="rId11"/>
                        <a:srcRect/>
                        <a:stretch>
                          <a:fillRect/>
                        </a:stretch>
                      </pic:blipFill>
                      <pic:spPr>
                        <a:xfrm>
                          <a:off x="0" y="0"/>
                          <a:ext cx="6480810" cy="726440"/>
                        </a:xfrm>
                        <a:prstGeom prst="rect"/>
                        <a:ln/>
                      </pic:spPr>
                    </pic:pic>
                  </a:graphicData>
                </a:graphic>
              </wp:anchor>
            </w:drawing>
          </mc:Fallback>
        </mc:AlternateConten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A">
      <w:pPr>
        <w:pStyle w:val="Heading1"/>
        <w:ind w:left="256" w:firstLine="0"/>
        <w:rPr/>
      </w:pPr>
      <w:r w:rsidDel="00000000" w:rsidR="00000000" w:rsidRPr="00000000">
        <w:rPr>
          <w:color w:val="ffffff"/>
          <w:rtl w:val="0"/>
        </w:rPr>
        <w:t xml:space="preserve">Section 7: Data Protection, Intellectual Property and AI Use</w:t>
      </w: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171934</wp:posOffset>
                </wp:positionV>
                <wp:extent cx="6480810" cy="701675"/>
                <wp:effectExtent b="0" l="0" r="0" t="0"/>
                <wp:wrapTopAndBottom distB="0" distT="0"/>
                <wp:docPr id="69" name=""/>
                <a:graphic>
                  <a:graphicData uri="http://schemas.microsoft.com/office/word/2010/wordprocessingShape">
                    <wps:wsp>
                      <wps:cNvSpPr/>
                      <wps:cNvPr id="77" name="Shape 77"/>
                      <wps:spPr>
                        <a:xfrm>
                          <a:off x="2110358" y="3433925"/>
                          <a:ext cx="6471285" cy="6921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Will intellectual property created through the collaboration be protected?</w:t>
                            </w:r>
                          </w:p>
                          <w:p w:rsidR="00000000" w:rsidDel="00000000" w:rsidP="00000000" w:rsidRDefault="00000000" w:rsidRPr="00000000">
                            <w:pPr>
                              <w:spacing w:after="0" w:before="121.00000381469727" w:line="262.99999237060547"/>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No</w:t>
                            </w:r>
                          </w:p>
                          <w:p w:rsidR="00000000" w:rsidDel="00000000" w:rsidP="00000000" w:rsidRDefault="00000000" w:rsidRPr="00000000">
                            <w:pPr>
                              <w:spacing w:after="0" w:before="0" w:line="262.99999237060547"/>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Yes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171934</wp:posOffset>
                </wp:positionV>
                <wp:extent cx="6480810" cy="701675"/>
                <wp:effectExtent b="0" l="0" r="0" t="0"/>
                <wp:wrapTopAndBottom distB="0" distT="0"/>
                <wp:docPr id="69" name="image73.png"/>
                <a:graphic>
                  <a:graphicData uri="http://schemas.openxmlformats.org/drawingml/2006/picture">
                    <pic:pic>
                      <pic:nvPicPr>
                        <pic:cNvPr id="0" name="image73.png"/>
                        <pic:cNvPicPr preferRelativeResize="0"/>
                      </pic:nvPicPr>
                      <pic:blipFill>
                        <a:blip r:embed="rId11"/>
                        <a:srcRect/>
                        <a:stretch>
                          <a:fillRect/>
                        </a:stretch>
                      </pic:blipFill>
                      <pic:spPr>
                        <a:xfrm>
                          <a:off x="0" y="0"/>
                          <a:ext cx="6480810" cy="7016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1106146</wp:posOffset>
                </wp:positionV>
                <wp:extent cx="6480810" cy="253365"/>
                <wp:effectExtent b="0" l="0" r="0" t="0"/>
                <wp:wrapTopAndBottom distB="0" distT="0"/>
                <wp:docPr id="13" name=""/>
                <a:graphic>
                  <a:graphicData uri="http://schemas.microsoft.com/office/word/2010/wordprocessingShape">
                    <wps:wsp>
                      <wps:cNvSpPr/>
                      <wps:cNvPr id="14" name="Shape 14"/>
                      <wps:spPr>
                        <a:xfrm>
                          <a:off x="2110358" y="3658080"/>
                          <a:ext cx="6471285" cy="24384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If </w:t>
                            </w:r>
                            <w:r w:rsidDel="00000000" w:rsidR="00000000" w:rsidRPr="00000000">
                              <w:rPr>
                                <w:rFonts w:ascii="Arial" w:cs="Arial" w:eastAsia="Arial" w:hAnsi="Arial"/>
                                <w:b w:val="1"/>
                                <w:i w:val="0"/>
                                <w:smallCaps w:val="0"/>
                                <w:strike w:val="0"/>
                                <w:color w:val="000000"/>
                                <w:sz w:val="22"/>
                                <w:vertAlign w:val="baseline"/>
                              </w:rPr>
                              <w:t xml:space="preserve">YES, </w:t>
                            </w:r>
                            <w:r w:rsidDel="00000000" w:rsidR="00000000" w:rsidRPr="00000000">
                              <w:rPr>
                                <w:rFonts w:ascii="Arial" w:cs="Arial" w:eastAsia="Arial" w:hAnsi="Arial"/>
                                <w:b w:val="0"/>
                                <w:i w:val="0"/>
                                <w:smallCaps w:val="0"/>
                                <w:strike w:val="0"/>
                                <w:color w:val="000000"/>
                                <w:sz w:val="22"/>
                                <w:vertAlign w:val="baseline"/>
                              </w:rPr>
                              <w:t xml:space="preserve">Please provide details of the arrangements to be made regarding IPR.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1106146</wp:posOffset>
                </wp:positionV>
                <wp:extent cx="6480810" cy="253365"/>
                <wp:effectExtent b="0" l="0" r="0" t="0"/>
                <wp:wrapTopAndBottom distB="0" distT="0"/>
                <wp:docPr id="13"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6480810" cy="253365"/>
                        </a:xfrm>
                        <a:prstGeom prst="rect"/>
                        <a:ln/>
                      </pic:spPr>
                    </pic:pic>
                  </a:graphicData>
                </a:graphic>
              </wp:anchor>
            </w:drawing>
          </mc:Fallback>
        </mc:AlternateConten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28"/>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277" w:hRule="atLeast"/>
          <w:tblHeader w:val="0"/>
        </w:trPr>
        <w:tc>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project outputs (for example curricula, frameworks, publications, and tools) demonstrate co-authorship and shared intellectual contribution between project partners?</w:t>
            </w:r>
          </w:p>
        </w:tc>
        <w:tc>
          <w:tcPr>
            <w:shd w:fill="f1f1f1" w:val="cle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project outputs such as curricula, frameworks, publications, tools, or other deliverables will be jointly developed and reflect balanced intellectual input from all partners.</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28"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Applicants should explain how co-authorship will be recognised in practice, including approaches to joint design, review, and approval processes, as well as how shared ownership and contribution</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will be evidenced</w:t>
            </w:r>
          </w:p>
        </w:tc>
      </w:tr>
    </w:tbl>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 w:right="7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British Council will use the information provided in the application for processing the application, making any consequential grant award, for the award payment, monitoring, maintenance, and review of the award.</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4" w:right="7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carry out the selection process for this grant, we may also share your information with our national partner organisations. The reason for this is that in countries where we work with partner organisations, the final decision on grants will be made in collaboration with them.</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British Council complies with data protection law in the UK and laws in other countries that meet internationally acceptable standards.</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British Council complies with data protection law in the UK and laws in other countries that meet internationally accepted standards.</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44" w:right="2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the right to ask for a copy of the information we hold on you, and the right to ask us to correct any inaccuracies in that information. If you have concerns about how we have used your personal information, you also have the right to complain to a privacy regulator.</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52.00000000000003"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detailed information, please refer to the privacy section of our</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35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website, </w:t>
      </w:r>
      <w:hyperlink r:id="rId21">
        <w:r w:rsidDel="00000000" w:rsidR="00000000" w:rsidRPr="00000000">
          <w:rPr>
            <w:rFonts w:ascii="Arial" w:cs="Arial" w:eastAsia="Arial" w:hAnsi="Arial"/>
            <w:b w:val="0"/>
            <w:bCs w:val="0"/>
            <w:i w:val="0"/>
            <w:iCs w:val="0"/>
            <w:smallCaps w:val="0"/>
            <w:strike w:val="0"/>
            <w:color w:val="ff00c7"/>
            <w:sz w:val="22"/>
            <w:szCs w:val="22"/>
            <w:u w:val="single"/>
            <w:shd w:fill="auto" w:val="clear"/>
            <w:vertAlign w:val="baseline"/>
            <w:rtl w:val="0"/>
          </w:rPr>
          <w:t xml:space="preserve">https://www.britishcouncil.org/privacy-cookies/data-protection</w:t>
        </w:r>
      </w:hyperlink>
      <w:r w:rsidDel="00000000" w:rsidR="00000000" w:rsidRPr="00000000">
        <w:rPr>
          <w:rFonts w:ascii="Arial" w:cs="Arial" w:eastAsia="Arial" w:hAnsi="Arial"/>
          <w:b w:val="0"/>
          <w:bCs w:val="0"/>
          <w:i w:val="0"/>
          <w:iCs w:val="0"/>
          <w:smallCaps w:val="0"/>
          <w:strike w:val="0"/>
          <w:color w:val="ff00c7"/>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contact your local British Council office. We will keep your information for a period of 7 years from the time of collection.</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22" w:type="default"/>
          <w:type w:val="nextPage"/>
          <w:pgSz w:h="16850" w:w="11900" w:orient="portrait"/>
          <w:pgMar w:bottom="280" w:top="940" w:left="708" w:right="708" w:header="743"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164770</wp:posOffset>
                </wp:positionV>
                <wp:extent cx="6480810" cy="541655"/>
                <wp:effectExtent b="0" l="0" r="0" t="0"/>
                <wp:wrapTopAndBottom distB="0" distT="0"/>
                <wp:docPr id="68" name=""/>
                <a:graphic>
                  <a:graphicData uri="http://schemas.microsoft.com/office/word/2010/wordprocessingShape">
                    <wps:wsp>
                      <wps:cNvSpPr/>
                      <wps:cNvPr id="76" name="Shape 76"/>
                      <wps:spPr>
                        <a:xfrm>
                          <a:off x="2110358" y="3513935"/>
                          <a:ext cx="6471285" cy="53213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 have read and understood the above</w:t>
                            </w:r>
                          </w:p>
                          <w:p w:rsidR="00000000" w:rsidDel="00000000" w:rsidP="00000000" w:rsidRDefault="00000000" w:rsidRPr="00000000">
                            <w:pPr>
                              <w:spacing w:after="0" w:before="123.99999618530273" w:line="240"/>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Yes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164770</wp:posOffset>
                </wp:positionV>
                <wp:extent cx="6480810" cy="541655"/>
                <wp:effectExtent b="0" l="0" r="0" t="0"/>
                <wp:wrapTopAndBottom distB="0" distT="0"/>
                <wp:docPr id="68" name="image72.png"/>
                <a:graphic>
                  <a:graphicData uri="http://schemas.openxmlformats.org/drawingml/2006/picture">
                    <pic:pic>
                      <pic:nvPicPr>
                        <pic:cNvPr id="0" name="image72.png"/>
                        <pic:cNvPicPr preferRelativeResize="0"/>
                      </pic:nvPicPr>
                      <pic:blipFill>
                        <a:blip r:embed="rId11"/>
                        <a:srcRect/>
                        <a:stretch>
                          <a:fillRect/>
                        </a:stretch>
                      </pic:blipFill>
                      <pic:spPr>
                        <a:xfrm>
                          <a:off x="0" y="0"/>
                          <a:ext cx="6480810" cy="541655"/>
                        </a:xfrm>
                        <a:prstGeom prst="rect"/>
                        <a:ln/>
                      </pic:spPr>
                    </pic:pic>
                  </a:graphicData>
                </a:graphic>
              </wp:anchor>
            </w:drawing>
          </mc:Fallback>
        </mc:AlternateConten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0">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1023619"/>
                <wp:effectExtent b="0" l="0" r="0" t="0"/>
                <wp:docPr id="54" name=""/>
                <a:graphic>
                  <a:graphicData uri="http://schemas.microsoft.com/office/word/2010/wordprocessingShape">
                    <wps:wsp>
                      <wps:cNvSpPr/>
                      <wps:cNvPr id="61" name="Shape 61"/>
                      <wps:spPr>
                        <a:xfrm>
                          <a:off x="2110358" y="3272953"/>
                          <a:ext cx="6471285" cy="1014094"/>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59.000000953674316"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 am willing for the British Council to share your information with partner organisations for the purpose of this funding application (please note; if you do not agree to this we may not be able to consider your application for funding).</w:t>
                            </w:r>
                          </w:p>
                          <w:p w:rsidR="00000000" w:rsidDel="00000000" w:rsidP="00000000" w:rsidRDefault="00000000" w:rsidRPr="00000000">
                            <w:pPr>
                              <w:spacing w:after="0" w:before="120" w:line="264.99999046325684"/>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No</w:t>
                            </w:r>
                          </w:p>
                          <w:p w:rsidR="00000000" w:rsidDel="00000000" w:rsidP="00000000" w:rsidRDefault="00000000" w:rsidRPr="00000000">
                            <w:pPr>
                              <w:spacing w:after="0" w:before="0" w:line="264.99999046325684"/>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Yes</w:t>
                            </w:r>
                          </w:p>
                        </w:txbxContent>
                      </wps:txbx>
                      <wps:bodyPr anchorCtr="0" anchor="t" bIns="0" lIns="0" spcFirstLastPara="1" rIns="0" wrap="square" tIns="0">
                        <a:noAutofit/>
                      </wps:bodyPr>
                    </wps:wsp>
                  </a:graphicData>
                </a:graphic>
              </wp:inline>
            </w:drawing>
          </mc:Choice>
          <mc:Fallback>
            <w:drawing>
              <wp:inline distB="0" distT="0" distL="0" distR="0">
                <wp:extent cx="6480810" cy="1023619"/>
                <wp:effectExtent b="0" l="0" r="0" t="0"/>
                <wp:docPr id="54" name="image58.png"/>
                <a:graphic>
                  <a:graphicData uri="http://schemas.openxmlformats.org/drawingml/2006/picture">
                    <pic:pic>
                      <pic:nvPicPr>
                        <pic:cNvPr id="0" name="image58.png"/>
                        <pic:cNvPicPr preferRelativeResize="0"/>
                      </pic:nvPicPr>
                      <pic:blipFill>
                        <a:blip r:embed="rId11"/>
                        <a:srcRect/>
                        <a:stretch>
                          <a:fillRect/>
                        </a:stretch>
                      </pic:blipFill>
                      <pic:spPr>
                        <a:xfrm>
                          <a:off x="0" y="0"/>
                          <a:ext cx="6480810" cy="102361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9"/>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5059" w:hRule="atLeast"/>
          <w:tblHeader w:val="0"/>
        </w:trPr>
        <w:tc>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recognise that applicants may use artificial intelligence (AI) tools to support drafting and preparation. Have you used any AI tools in preparing this application?</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466"/>
              </w:tabs>
              <w:spacing w:after="0" w:before="0" w:line="265"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625">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466"/>
              </w:tabs>
              <w:spacing w:after="0" w:before="0" w:line="265"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tc>
        <w:tc>
          <w:tcPr>
            <w:shd w:fill="f1f1f1" w:val="clea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use of AI tools is permitted to support your application (for example, to help structure or edit text to keep within word counts etc). However, all content submitted must be your own work and accurately reflect your organisation, partnership, and proposal.</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You are responsible for ensuring that:</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825" w:right="34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information provided is accurate and complete</w:t>
            </w:r>
          </w:p>
          <w:p w:rsidR="00000000" w:rsidDel="00000000" w:rsidP="00000000" w:rsidRDefault="00000000" w:rsidRPr="00000000" w14:paraId="0000062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825" w:right="352"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proposal reflects your genuine plans and capabilities</w:t>
            </w:r>
          </w:p>
          <w:p w:rsidR="00000000" w:rsidDel="00000000" w:rsidP="00000000" w:rsidRDefault="00000000" w:rsidRPr="00000000" w14:paraId="0000062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825" w:right="293"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 confidential or sensitive information is inappropriately shared with AI tools</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Applications that appear to be generic, inconsistent, or not aligned with the call requirements may be subject to further scrutiny.</w:t>
            </w:r>
          </w:p>
        </w:tc>
      </w:tr>
    </w:tbl>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23" w:type="default"/>
          <w:type w:val="nextPage"/>
          <w:pgSz w:h="16850" w:w="11900" w:orient="portrait"/>
          <w:pgMar w:bottom="280" w:top="940" w:left="708" w:right="708" w:header="743"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159690</wp:posOffset>
                </wp:positionV>
                <wp:extent cx="6480810" cy="497205"/>
                <wp:effectExtent b="0" l="0" r="0" t="0"/>
                <wp:wrapTopAndBottom distB="0" distT="0"/>
                <wp:docPr id="52" name=""/>
                <a:graphic>
                  <a:graphicData uri="http://schemas.microsoft.com/office/word/2010/wordprocessingShape">
                    <wps:wsp>
                      <wps:cNvSpPr/>
                      <wps:cNvPr id="59" name="Shape 59"/>
                      <wps:spPr>
                        <a:xfrm>
                          <a:off x="2110358" y="3536160"/>
                          <a:ext cx="6471285" cy="48768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If Yes, briefly describe how AI was used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159690</wp:posOffset>
                </wp:positionV>
                <wp:extent cx="6480810" cy="497205"/>
                <wp:effectExtent b="0" l="0" r="0" t="0"/>
                <wp:wrapTopAndBottom distB="0" distT="0"/>
                <wp:docPr id="52" name="image56.png"/>
                <a:graphic>
                  <a:graphicData uri="http://schemas.openxmlformats.org/drawingml/2006/picture">
                    <pic:pic>
                      <pic:nvPicPr>
                        <pic:cNvPr id="0" name="image56.png"/>
                        <pic:cNvPicPr preferRelativeResize="0"/>
                      </pic:nvPicPr>
                      <pic:blipFill>
                        <a:blip r:embed="rId11"/>
                        <a:srcRect/>
                        <a:stretch>
                          <a:fillRect/>
                        </a:stretch>
                      </pic:blipFill>
                      <pic:spPr>
                        <a:xfrm>
                          <a:off x="0" y="0"/>
                          <a:ext cx="6480810" cy="497205"/>
                        </a:xfrm>
                        <a:prstGeom prst="rect"/>
                        <a:ln/>
                      </pic:spPr>
                    </pic:pic>
                  </a:graphicData>
                </a:graphic>
              </wp:anchor>
            </w:drawing>
          </mc:Fallback>
        </mc:AlternateConten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2">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53" name=""/>
                <a:graphic>
                  <a:graphicData uri="http://schemas.microsoft.com/office/word/2010/wordprocessingShape">
                    <wps:wsp>
                      <wps:cNvSpPr/>
                      <wps:cNvPr id="60" name="Shape 60"/>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8: Supporting Documentation</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53" name="image57.png"/>
                <a:graphic>
                  <a:graphicData uri="http://schemas.openxmlformats.org/drawingml/2006/picture">
                    <pic:pic>
                      <pic:nvPicPr>
                        <pic:cNvPr id="0" name="image57.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4">
      <w:pPr>
        <w:spacing w:before="1" w:lineRule="auto"/>
        <w:ind w:left="144" w:right="0" w:firstLine="0"/>
        <w:jc w:val="left"/>
        <w:rPr>
          <w:sz w:val="22"/>
          <w:szCs w:val="22"/>
        </w:rPr>
      </w:pPr>
      <w:r w:rsidDel="00000000" w:rsidR="00000000" w:rsidRPr="00000000">
        <w:rPr>
          <w:sz w:val="22"/>
          <w:szCs w:val="22"/>
          <w:rtl w:val="0"/>
        </w:rPr>
        <w:t xml:space="preserve">For the </w:t>
      </w:r>
      <w:r w:rsidDel="00000000" w:rsidR="00000000" w:rsidRPr="00000000">
        <w:rPr>
          <w:b w:val="1"/>
          <w:bCs w:val="1"/>
          <w:sz w:val="22"/>
          <w:szCs w:val="22"/>
          <w:rtl w:val="0"/>
        </w:rPr>
        <w:t xml:space="preserve">contracted institution </w:t>
      </w:r>
      <w:r w:rsidDel="00000000" w:rsidR="00000000" w:rsidRPr="00000000">
        <w:rPr>
          <w:sz w:val="22"/>
          <w:szCs w:val="22"/>
          <w:u w:val="single"/>
          <w:rtl w:val="0"/>
        </w:rPr>
        <w:t xml:space="preserve">and</w:t>
      </w:r>
      <w:r w:rsidDel="00000000" w:rsidR="00000000" w:rsidRPr="00000000">
        <w:rPr>
          <w:sz w:val="22"/>
          <w:szCs w:val="22"/>
          <w:rtl w:val="0"/>
        </w:rPr>
        <w:t xml:space="preserve"> </w:t>
      </w:r>
      <w:r w:rsidDel="00000000" w:rsidR="00000000" w:rsidRPr="00000000">
        <w:rPr>
          <w:b w:val="1"/>
          <w:bCs w:val="1"/>
          <w:sz w:val="22"/>
          <w:szCs w:val="22"/>
          <w:rtl w:val="0"/>
        </w:rPr>
        <w:t xml:space="preserve">each partner, </w:t>
      </w:r>
      <w:r w:rsidDel="00000000" w:rsidR="00000000" w:rsidRPr="00000000">
        <w:rPr>
          <w:sz w:val="22"/>
          <w:szCs w:val="22"/>
          <w:rtl w:val="0"/>
        </w:rPr>
        <w:t xml:space="preserve">you will be asked to provide a signed letter of support (</w:t>
      </w:r>
      <w:r w:rsidDel="00000000" w:rsidR="00000000" w:rsidRPr="00000000">
        <w:rPr>
          <w:b w:val="1"/>
          <w:bCs w:val="1"/>
          <w:sz w:val="22"/>
          <w:szCs w:val="22"/>
          <w:u w:val="single"/>
          <w:rtl w:val="0"/>
        </w:rPr>
        <w:t xml:space="preserve">on letterheaded paper</w:t>
      </w:r>
      <w:r w:rsidDel="00000000" w:rsidR="00000000" w:rsidRPr="00000000">
        <w:rPr>
          <w:sz w:val="22"/>
          <w:szCs w:val="22"/>
          <w:rtl w:val="0"/>
        </w:rPr>
        <w:t xml:space="preserve">) and CV for the lead(s).</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30"/>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4049" w:hRule="atLeast"/>
          <w:tblHeader w:val="0"/>
        </w:trPr>
        <w:tc>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Signed letter of support from the Head of Department (or equivalent)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Contracting Institution</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846959" cy="726948"/>
                  <wp:effectExtent b="0" l="0" r="0" t="0"/>
                  <wp:docPr id="76" name="image46.png"/>
                  <a:graphic>
                    <a:graphicData uri="http://schemas.openxmlformats.org/drawingml/2006/picture">
                      <pic:pic>
                        <pic:nvPicPr>
                          <pic:cNvPr id="0" name="image46.png"/>
                          <pic:cNvPicPr preferRelativeResize="0"/>
                        </pic:nvPicPr>
                        <pic:blipFill>
                          <a:blip r:embed="rId24"/>
                          <a:srcRect b="0" l="0" r="0" t="0"/>
                          <a:stretch>
                            <a:fillRect/>
                          </a:stretch>
                        </pic:blipFill>
                        <pic:spPr>
                          <a:xfrm>
                            <a:off x="0" y="0"/>
                            <a:ext cx="846959" cy="726948"/>
                          </a:xfrm>
                          <a:prstGeom prst="rect"/>
                          <a:ln/>
                        </pic:spPr>
                      </pic:pic>
                    </a:graphicData>
                  </a:graphic>
                </wp:inline>
              </w:drawing>
            </w:r>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4f4f4"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Important</w:t>
            </w:r>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letter of support should specifically include:</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63"/>
              </w:tabs>
              <w:spacing w:after="0" w:before="0" w:line="253" w:lineRule="auto"/>
              <w:ind w:left="463" w:right="0" w:hanging="3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proposed project name</w:t>
            </w:r>
          </w:p>
          <w:p w:rsidR="00000000" w:rsidDel="00000000" w:rsidP="00000000" w:rsidRDefault="00000000" w:rsidRPr="00000000" w14:paraId="0000064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63"/>
              </w:tabs>
              <w:spacing w:after="0" w:before="0" w:line="240" w:lineRule="auto"/>
              <w:ind w:left="463" w:right="1045" w:hanging="3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name of the principal lead at the institution</w:t>
            </w:r>
          </w:p>
          <w:p w:rsidR="00000000" w:rsidDel="00000000" w:rsidP="00000000" w:rsidRDefault="00000000" w:rsidRPr="00000000" w14:paraId="0000064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63"/>
              </w:tabs>
              <w:spacing w:after="0" w:before="1" w:line="240" w:lineRule="auto"/>
              <w:ind w:left="463" w:right="0" w:hanging="3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name of the partnering institution(s)</w:t>
            </w:r>
          </w:p>
          <w:p w:rsidR="00000000" w:rsidDel="00000000" w:rsidP="00000000" w:rsidRDefault="00000000" w:rsidRPr="00000000" w14:paraId="0000064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63"/>
              </w:tabs>
              <w:spacing w:after="0" w:before="1" w:line="240" w:lineRule="auto"/>
              <w:ind w:left="463" w:right="191" w:hanging="3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Details of any commitment (monetary, benefit in kind, or otherwise) to the partnership</w:t>
            </w:r>
          </w:p>
          <w:p w:rsidR="00000000" w:rsidDel="00000000" w:rsidP="00000000" w:rsidRDefault="00000000" w:rsidRPr="00000000" w14:paraId="0000064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63"/>
              </w:tabs>
              <w:spacing w:after="0" w:before="0" w:line="240" w:lineRule="auto"/>
              <w:ind w:left="463" w:right="145" w:hanging="3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 commitment and willingness to receive funding and to </w:t>
            </w: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sign the standard grant</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agreement with the British Council without</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negotiation</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the sample grant agreement is</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463"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made available during the application process as part of the call documentation</w:t>
            </w:r>
          </w:p>
        </w:tc>
      </w:tr>
    </w:tbl>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31"/>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7085" w:hRule="atLeast"/>
          <w:tblHeader w:val="0"/>
        </w:trPr>
        <w:tc>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CV for the Lead Person at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Contracting Institution</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846959" cy="726948"/>
                  <wp:effectExtent b="0" l="0" r="0" t="0"/>
                  <wp:docPr id="74" name="image46.png"/>
                  <a:graphic>
                    <a:graphicData uri="http://schemas.openxmlformats.org/drawingml/2006/picture">
                      <pic:pic>
                        <pic:nvPicPr>
                          <pic:cNvPr id="0" name="image46.png"/>
                          <pic:cNvPicPr preferRelativeResize="0"/>
                        </pic:nvPicPr>
                        <pic:blipFill>
                          <a:blip r:embed="rId24"/>
                          <a:srcRect b="0" l="0" r="0" t="0"/>
                          <a:stretch>
                            <a:fillRect/>
                          </a:stretch>
                        </pic:blipFill>
                        <pic:spPr>
                          <a:xfrm>
                            <a:off x="0" y="0"/>
                            <a:ext cx="846959" cy="726948"/>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4f4f4" w:val="clear"/>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5"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Format &amp; File Type</w:t>
            </w:r>
            <w:r w:rsidDel="00000000" w:rsidR="00000000" w:rsidRPr="00000000">
              <w:rPr>
                <w:rtl w:val="0"/>
              </w:rPr>
            </w:r>
          </w:p>
          <w:p w:rsidR="00000000" w:rsidDel="00000000" w:rsidP="00000000" w:rsidRDefault="00000000" w:rsidRPr="00000000" w14:paraId="0000066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5"/>
              </w:tabs>
              <w:spacing w:after="0" w:before="251" w:line="240" w:lineRule="auto"/>
              <w:ind w:left="465" w:right="261"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Submit as a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PDF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or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Word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.doc or .docx</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file only.</w:t>
            </w:r>
          </w:p>
          <w:p w:rsidR="00000000" w:rsidDel="00000000" w:rsidP="00000000" w:rsidRDefault="00000000" w:rsidRPr="00000000" w14:paraId="0000066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5"/>
              </w:tabs>
              <w:spacing w:after="0" w:before="1" w:line="240" w:lineRule="auto"/>
              <w:ind w:left="465" w:right="127"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clear, readable formatting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 graphics-heavy, scanned, or image-based CVs)</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5"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Length</w:t>
            </w: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383"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Maximum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2 pages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(concise summaries are preferred).</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Formatting tips</w:t>
            </w:r>
            <w:r w:rsidDel="00000000" w:rsidR="00000000" w:rsidRPr="00000000">
              <w:rPr>
                <w:rtl w:val="0"/>
              </w:rPr>
            </w:r>
          </w:p>
          <w:p w:rsidR="00000000" w:rsidDel="00000000" w:rsidP="00000000" w:rsidRDefault="00000000" w:rsidRPr="00000000" w14:paraId="0000066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5"/>
              </w:tabs>
              <w:spacing w:after="0" w:before="251" w:line="240" w:lineRule="auto"/>
              <w:ind w:left="465" w:right="179"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a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standard font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(such as Arial or Calibri, size 11 or 12).</w:t>
            </w:r>
          </w:p>
          <w:p w:rsidR="00000000" w:rsidDel="00000000" w:rsidP="00000000" w:rsidRDefault="00000000" w:rsidRPr="00000000" w14:paraId="000006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5"/>
              </w:tabs>
              <w:spacing w:after="0" w:before="1"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headings or bullet points for clarity.</w:t>
            </w:r>
          </w:p>
          <w:p w:rsidR="00000000" w:rsidDel="00000000" w:rsidP="00000000" w:rsidRDefault="00000000" w:rsidRPr="00000000" w14:paraId="0000067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5"/>
              </w:tabs>
              <w:spacing w:after="0" w:before="1"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Avoid photos, logos, or decorative templates.</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5"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Content Suggestions</w:t>
            </w: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5"/>
              </w:tabs>
              <w:spacing w:after="0" w:before="1"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Current position and responsibilities</w:t>
            </w:r>
          </w:p>
          <w:p w:rsidR="00000000" w:rsidDel="00000000" w:rsidP="00000000" w:rsidRDefault="00000000" w:rsidRPr="00000000" w14:paraId="0000067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5"/>
              </w:tabs>
              <w:spacing w:after="0" w:before="1"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Key qualifications and areas of expertise</w:t>
            </w:r>
          </w:p>
          <w:p w:rsidR="00000000" w:rsidDel="00000000" w:rsidP="00000000" w:rsidRDefault="00000000" w:rsidRPr="00000000" w14:paraId="0000067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826"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Previous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British Council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grant or international project experience (if any)</w:t>
            </w:r>
          </w:p>
          <w:p w:rsidR="00000000" w:rsidDel="00000000" w:rsidP="00000000" w:rsidRDefault="00000000" w:rsidRPr="00000000" w14:paraId="000006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20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single"/>
                <w:shd w:fill="auto" w:val="clear"/>
                <w:vertAlign w:val="baseline"/>
                <w:rtl w:val="0"/>
              </w:rPr>
              <w:t xml:space="preserve">Selected</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publications or outputs (if applicable and </w:t>
            </w:r>
            <w:r w:rsidDel="00000000" w:rsidR="00000000" w:rsidRPr="00000000">
              <w:rPr>
                <w:rFonts w:ascii="Arial" w:cs="Arial" w:eastAsia="Arial" w:hAnsi="Arial"/>
                <w:b w:val="0"/>
                <w:bCs w:val="0"/>
                <w:i w:val="1"/>
                <w:iCs w:val="1"/>
                <w:smallCaps w:val="0"/>
                <w:strike w:val="0"/>
                <w:color w:val="000000"/>
                <w:sz w:val="22"/>
                <w:szCs w:val="22"/>
                <w:u w:val="single"/>
                <w:shd w:fill="auto" w:val="clear"/>
                <w:vertAlign w:val="baseline"/>
                <w:rtl w:val="0"/>
              </w:rPr>
              <w:t xml:space="preserve">relevant</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to the grant project application)</w:t>
            </w:r>
          </w:p>
        </w:tc>
      </w:tr>
    </w:tbl>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sectPr>
      <w:type w:val="nextPage"/>
      <w:pgSz w:h="16850" w:w="11900" w:orient="portrait"/>
      <w:pgMar w:bottom="280" w:top="940" w:left="708" w:right="708" w:header="743"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nessa Battestin" w:id="0" w:date="2026-06-09T12:20:26Z">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IFES’s perspective, I see two possibilities to be analyzed here: CONIF and Unirede. CONIF (the National Council of Institutions of the Federal Network for Professional, Scientific and Technological Education) brings together the rectors of Brazil’s 41 Federal Institutes and could provide an opportunity, at some stage of the project, to explore potential opportunities for future action within the Federal Network. Unirede is an association of Brazilian public higher education institutions, which aims to develop and democratise distance learning (DL) and digital education in the country. It is responsible for organising Esud annually, in partnership with a host institution, which is the largest distance learning event for public institutions in Brazil. Perhaps this could be an opportunity for the OU to become involved in this event and to disseminate our work.</w:t>
      </w:r>
    </w:p>
  </w:comment>
  <w:comment w:author="Vanessa Battestin" w:id="2" w:date="2026-06-11T13:55:32Z">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IFES does not have its own formally published institutional net-zero target. However, it operates within the framework of the climate commitments made by the Brazilian federal government (NDCs) and the state of Espírito Santo, which is guided by the Espírito Santo Decarbonisation Plan coordinated by NetZeroES (netzero.es.gov.br).</w:t>
      </w:r>
    </w:p>
  </w:comment>
  <w:comment w:author="Felipe Tessarolo" w:id="1" w:date="2026-06-05T15:26:57Z">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Vanessa about policies</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 of UK/China courses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67D" w15:done="0"/>
  <w15:commentEx w15:paraId="0000067E" w15:done="0"/>
  <w15:commentEx w15:paraId="0000068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Apple SD Gothic Neo"/>
  <w:font w:name="Apple SD Gothic Neo Light"/>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576580</wp:posOffset>
              </wp:positionH>
              <wp:positionV relativeFrom="page">
                <wp:posOffset>560703</wp:posOffset>
              </wp:positionV>
              <wp:extent cx="489584" cy="38100"/>
              <wp:effectExtent b="0" l="0" r="0" t="0"/>
              <wp:wrapNone/>
              <wp:docPr id="9" name=""/>
              <a:graphic>
                <a:graphicData uri="http://schemas.microsoft.com/office/word/2010/wordprocessingShape">
                  <wps:wsp>
                    <wps:cNvSpPr/>
                    <wps:cNvPr id="10" name="Shape 10"/>
                    <wps:spPr>
                      <a:xfrm>
                        <a:off x="5101208" y="3779365"/>
                        <a:ext cx="489584" cy="1270"/>
                      </a:xfrm>
                      <a:custGeom>
                        <a:rect b="b" l="l" r="r" t="t"/>
                        <a:pathLst>
                          <a:path extrusionOk="0" h="120000" w="489584">
                            <a:moveTo>
                              <a:pt x="0" y="0"/>
                            </a:moveTo>
                            <a:lnTo>
                              <a:pt x="489585" y="0"/>
                            </a:lnTo>
                          </a:path>
                        </a:pathLst>
                      </a:custGeom>
                      <a:noFill/>
                      <a:ln cap="flat" cmpd="sng" w="38100">
                        <a:solidFill>
                          <a:srgbClr val="EA003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576580</wp:posOffset>
              </wp:positionH>
              <wp:positionV relativeFrom="page">
                <wp:posOffset>560703</wp:posOffset>
              </wp:positionV>
              <wp:extent cx="489584" cy="38100"/>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489584" cy="381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576580</wp:posOffset>
              </wp:positionH>
              <wp:positionV relativeFrom="page">
                <wp:posOffset>560703</wp:posOffset>
              </wp:positionV>
              <wp:extent cx="489584" cy="38100"/>
              <wp:effectExtent b="0" l="0" r="0" t="0"/>
              <wp:wrapNone/>
              <wp:docPr id="45" name=""/>
              <a:graphic>
                <a:graphicData uri="http://schemas.microsoft.com/office/word/2010/wordprocessingShape">
                  <wps:wsp>
                    <wps:cNvSpPr/>
                    <wps:cNvPr id="52" name="Shape 52"/>
                    <wps:spPr>
                      <a:xfrm>
                        <a:off x="5101208" y="3779365"/>
                        <a:ext cx="489584" cy="1270"/>
                      </a:xfrm>
                      <a:custGeom>
                        <a:rect b="b" l="l" r="r" t="t"/>
                        <a:pathLst>
                          <a:path extrusionOk="0" h="120000" w="489584">
                            <a:moveTo>
                              <a:pt x="0" y="0"/>
                            </a:moveTo>
                            <a:lnTo>
                              <a:pt x="489585" y="0"/>
                            </a:lnTo>
                          </a:path>
                        </a:pathLst>
                      </a:custGeom>
                      <a:noFill/>
                      <a:ln cap="flat" cmpd="sng" w="38100">
                        <a:solidFill>
                          <a:srgbClr val="EA003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576580</wp:posOffset>
              </wp:positionH>
              <wp:positionV relativeFrom="page">
                <wp:posOffset>560703</wp:posOffset>
              </wp:positionV>
              <wp:extent cx="489584" cy="38100"/>
              <wp:effectExtent b="0" l="0" r="0" t="0"/>
              <wp:wrapNone/>
              <wp:docPr id="45" name="image48.png"/>
              <a:graphic>
                <a:graphicData uri="http://schemas.openxmlformats.org/drawingml/2006/picture">
                  <pic:pic>
                    <pic:nvPicPr>
                      <pic:cNvPr id="0" name="image48.png"/>
                      <pic:cNvPicPr preferRelativeResize="0"/>
                    </pic:nvPicPr>
                    <pic:blipFill>
                      <a:blip r:embed="rId1"/>
                      <a:srcRect/>
                      <a:stretch>
                        <a:fillRect/>
                      </a:stretch>
                    </pic:blipFill>
                    <pic:spPr>
                      <a:xfrm>
                        <a:off x="0" y="0"/>
                        <a:ext cx="489584"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541019</wp:posOffset>
              </wp:positionH>
              <wp:positionV relativeFrom="page">
                <wp:posOffset>900683</wp:posOffset>
              </wp:positionV>
              <wp:extent cx="6477000" cy="250190"/>
              <wp:effectExtent b="0" l="0" r="0" t="0"/>
              <wp:wrapNone/>
              <wp:docPr id="37" name=""/>
              <a:graphic>
                <a:graphicData uri="http://schemas.microsoft.com/office/word/2010/wordprocessingGroup">
                  <wpg:wgp>
                    <wpg:cNvGrpSpPr/>
                    <wpg:grpSpPr>
                      <a:xfrm>
                        <a:off x="2107500" y="3654900"/>
                        <a:ext cx="6477000" cy="250190"/>
                        <a:chOff x="2107500" y="3654900"/>
                        <a:chExt cx="6477000" cy="250200"/>
                      </a:xfrm>
                    </wpg:grpSpPr>
                    <wpg:grpSp>
                      <wpg:cNvGrpSpPr/>
                      <wpg:grpSpPr>
                        <a:xfrm>
                          <a:off x="2107500" y="3654905"/>
                          <a:ext cx="6477000" cy="250190"/>
                          <a:chOff x="0" y="0"/>
                          <a:chExt cx="6477000" cy="250190"/>
                        </a:xfrm>
                      </wpg:grpSpPr>
                      <wps:wsp>
                        <wps:cNvSpPr/>
                        <wps:cNvPr id="22" name="Shape 22"/>
                        <wps:spPr>
                          <a:xfrm>
                            <a:off x="0" y="0"/>
                            <a:ext cx="6477000" cy="25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6095" y="6045"/>
                            <a:ext cx="6464935" cy="236854"/>
                          </a:xfrm>
                          <a:custGeom>
                            <a:rect b="b" l="l" r="r" t="t"/>
                            <a:pathLst>
                              <a:path extrusionOk="0" h="236854" w="6464935">
                                <a:moveTo>
                                  <a:pt x="6464808" y="0"/>
                                </a:moveTo>
                                <a:lnTo>
                                  <a:pt x="0" y="0"/>
                                </a:lnTo>
                                <a:lnTo>
                                  <a:pt x="0" y="236524"/>
                                </a:lnTo>
                                <a:lnTo>
                                  <a:pt x="6464808" y="236524"/>
                                </a:lnTo>
                                <a:lnTo>
                                  <a:pt x="6464808" y="0"/>
                                </a:lnTo>
                                <a:close/>
                              </a:path>
                            </a:pathLst>
                          </a:custGeom>
                          <a:solidFill>
                            <a:srgbClr val="300A7C"/>
                          </a:solidFill>
                          <a:ln>
                            <a:noFill/>
                          </a:ln>
                        </wps:spPr>
                        <wps:bodyPr anchorCtr="0" anchor="ctr" bIns="91425" lIns="91425" spcFirstLastPara="1" rIns="91425" wrap="square" tIns="91425">
                          <a:noAutofit/>
                        </wps:bodyPr>
                      </wps:wsp>
                      <wps:wsp>
                        <wps:cNvSpPr/>
                        <wps:cNvPr id="43" name="Shape 43"/>
                        <wps:spPr>
                          <a:xfrm>
                            <a:off x="0" y="0"/>
                            <a:ext cx="6477000" cy="250190"/>
                          </a:xfrm>
                          <a:custGeom>
                            <a:rect b="b" l="l" r="r" t="t"/>
                            <a:pathLst>
                              <a:path extrusionOk="0" h="250190" w="6477000">
                                <a:moveTo>
                                  <a:pt x="6476987" y="0"/>
                                </a:moveTo>
                                <a:lnTo>
                                  <a:pt x="6470904" y="0"/>
                                </a:lnTo>
                                <a:lnTo>
                                  <a:pt x="6470904" y="6096"/>
                                </a:lnTo>
                                <a:lnTo>
                                  <a:pt x="6470904" y="244094"/>
                                </a:lnTo>
                                <a:lnTo>
                                  <a:pt x="6096" y="244094"/>
                                </a:lnTo>
                                <a:lnTo>
                                  <a:pt x="6096" y="6096"/>
                                </a:lnTo>
                                <a:lnTo>
                                  <a:pt x="6470904" y="6096"/>
                                </a:lnTo>
                                <a:lnTo>
                                  <a:pt x="6470904" y="0"/>
                                </a:lnTo>
                                <a:lnTo>
                                  <a:pt x="6096" y="0"/>
                                </a:lnTo>
                                <a:lnTo>
                                  <a:pt x="0" y="0"/>
                                </a:lnTo>
                                <a:lnTo>
                                  <a:pt x="0" y="6045"/>
                                </a:lnTo>
                                <a:lnTo>
                                  <a:pt x="0" y="244094"/>
                                </a:lnTo>
                                <a:lnTo>
                                  <a:pt x="0" y="250190"/>
                                </a:lnTo>
                                <a:lnTo>
                                  <a:pt x="6096" y="250190"/>
                                </a:lnTo>
                                <a:lnTo>
                                  <a:pt x="6470904" y="250190"/>
                                </a:lnTo>
                                <a:lnTo>
                                  <a:pt x="6476987" y="250190"/>
                                </a:lnTo>
                                <a:lnTo>
                                  <a:pt x="6476987" y="244094"/>
                                </a:lnTo>
                                <a:lnTo>
                                  <a:pt x="6476987" y="6096"/>
                                </a:lnTo>
                                <a:lnTo>
                                  <a:pt x="6476987"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541019</wp:posOffset>
              </wp:positionH>
              <wp:positionV relativeFrom="page">
                <wp:posOffset>900683</wp:posOffset>
              </wp:positionV>
              <wp:extent cx="6477000" cy="250190"/>
              <wp:effectExtent b="0" l="0" r="0" t="0"/>
              <wp:wrapNone/>
              <wp:docPr id="37"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6477000" cy="25019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576580</wp:posOffset>
              </wp:positionH>
              <wp:positionV relativeFrom="page">
                <wp:posOffset>560703</wp:posOffset>
              </wp:positionV>
              <wp:extent cx="489584" cy="38100"/>
              <wp:effectExtent b="0" l="0" r="0" t="0"/>
              <wp:wrapNone/>
              <wp:docPr id="63" name=""/>
              <a:graphic>
                <a:graphicData uri="http://schemas.microsoft.com/office/word/2010/wordprocessingShape">
                  <wps:wsp>
                    <wps:cNvSpPr/>
                    <wps:cNvPr id="70" name="Shape 70"/>
                    <wps:spPr>
                      <a:xfrm>
                        <a:off x="5101208" y="3779365"/>
                        <a:ext cx="489584" cy="1270"/>
                      </a:xfrm>
                      <a:custGeom>
                        <a:rect b="b" l="l" r="r" t="t"/>
                        <a:pathLst>
                          <a:path extrusionOk="0" h="120000" w="489584">
                            <a:moveTo>
                              <a:pt x="0" y="0"/>
                            </a:moveTo>
                            <a:lnTo>
                              <a:pt x="489585" y="0"/>
                            </a:lnTo>
                          </a:path>
                        </a:pathLst>
                      </a:custGeom>
                      <a:noFill/>
                      <a:ln cap="flat" cmpd="sng" w="38100">
                        <a:solidFill>
                          <a:srgbClr val="EA003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576580</wp:posOffset>
              </wp:positionH>
              <wp:positionV relativeFrom="page">
                <wp:posOffset>560703</wp:posOffset>
              </wp:positionV>
              <wp:extent cx="489584" cy="38100"/>
              <wp:effectExtent b="0" l="0" r="0" t="0"/>
              <wp:wrapNone/>
              <wp:docPr id="63" name="image67.png"/>
              <a:graphic>
                <a:graphicData uri="http://schemas.openxmlformats.org/drawingml/2006/picture">
                  <pic:pic>
                    <pic:nvPicPr>
                      <pic:cNvPr id="0" name="image67.png"/>
                      <pic:cNvPicPr preferRelativeResize="0"/>
                    </pic:nvPicPr>
                    <pic:blipFill>
                      <a:blip r:embed="rId1"/>
                      <a:srcRect/>
                      <a:stretch>
                        <a:fillRect/>
                      </a:stretch>
                    </pic:blipFill>
                    <pic:spPr>
                      <a:xfrm>
                        <a:off x="0" y="0"/>
                        <a:ext cx="489584" cy="3810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576580</wp:posOffset>
              </wp:positionH>
              <wp:positionV relativeFrom="page">
                <wp:posOffset>560703</wp:posOffset>
              </wp:positionV>
              <wp:extent cx="489584" cy="38100"/>
              <wp:effectExtent b="0" l="0" r="0" t="0"/>
              <wp:wrapNone/>
              <wp:docPr id="41" name=""/>
              <a:graphic>
                <a:graphicData uri="http://schemas.microsoft.com/office/word/2010/wordprocessingShape">
                  <wps:wsp>
                    <wps:cNvSpPr/>
                    <wps:cNvPr id="48" name="Shape 48"/>
                    <wps:spPr>
                      <a:xfrm>
                        <a:off x="5101208" y="3779365"/>
                        <a:ext cx="489584" cy="1270"/>
                      </a:xfrm>
                      <a:custGeom>
                        <a:rect b="b" l="l" r="r" t="t"/>
                        <a:pathLst>
                          <a:path extrusionOk="0" h="120000" w="489584">
                            <a:moveTo>
                              <a:pt x="0" y="0"/>
                            </a:moveTo>
                            <a:lnTo>
                              <a:pt x="489585" y="0"/>
                            </a:lnTo>
                          </a:path>
                        </a:pathLst>
                      </a:custGeom>
                      <a:noFill/>
                      <a:ln cap="flat" cmpd="sng" w="38100">
                        <a:solidFill>
                          <a:srgbClr val="EA003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576580</wp:posOffset>
              </wp:positionH>
              <wp:positionV relativeFrom="page">
                <wp:posOffset>560703</wp:posOffset>
              </wp:positionV>
              <wp:extent cx="489584" cy="38100"/>
              <wp:effectExtent b="0" l="0" r="0" t="0"/>
              <wp:wrapNone/>
              <wp:docPr id="41" name="image43.png"/>
              <a:graphic>
                <a:graphicData uri="http://schemas.openxmlformats.org/drawingml/2006/picture">
                  <pic:pic>
                    <pic:nvPicPr>
                      <pic:cNvPr id="0" name="image43.png"/>
                      <pic:cNvPicPr preferRelativeResize="0"/>
                    </pic:nvPicPr>
                    <pic:blipFill>
                      <a:blip r:embed="rId1"/>
                      <a:srcRect/>
                      <a:stretch>
                        <a:fillRect/>
                      </a:stretch>
                    </pic:blipFill>
                    <pic:spPr>
                      <a:xfrm>
                        <a:off x="0" y="0"/>
                        <a:ext cx="489584"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541019</wp:posOffset>
              </wp:positionH>
              <wp:positionV relativeFrom="page">
                <wp:posOffset>900683</wp:posOffset>
              </wp:positionV>
              <wp:extent cx="6477000" cy="250190"/>
              <wp:effectExtent b="0" l="0" r="0" t="0"/>
              <wp:wrapNone/>
              <wp:docPr id="20" name=""/>
              <a:graphic>
                <a:graphicData uri="http://schemas.microsoft.com/office/word/2010/wordprocessingGroup">
                  <wpg:wgp>
                    <wpg:cNvGrpSpPr/>
                    <wpg:grpSpPr>
                      <a:xfrm>
                        <a:off x="2107500" y="3654900"/>
                        <a:ext cx="6477000" cy="250190"/>
                        <a:chOff x="2107500" y="3654900"/>
                        <a:chExt cx="6477000" cy="250200"/>
                      </a:xfrm>
                    </wpg:grpSpPr>
                    <wpg:grpSp>
                      <wpg:cNvGrpSpPr/>
                      <wpg:grpSpPr>
                        <a:xfrm>
                          <a:off x="2107500" y="3654905"/>
                          <a:ext cx="6477000" cy="250190"/>
                          <a:chOff x="0" y="0"/>
                          <a:chExt cx="6477000" cy="250190"/>
                        </a:xfrm>
                      </wpg:grpSpPr>
                      <wps:wsp>
                        <wps:cNvSpPr/>
                        <wps:cNvPr id="22" name="Shape 22"/>
                        <wps:spPr>
                          <a:xfrm>
                            <a:off x="0" y="0"/>
                            <a:ext cx="6477000" cy="25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6095" y="6045"/>
                            <a:ext cx="6464935" cy="236854"/>
                          </a:xfrm>
                          <a:custGeom>
                            <a:rect b="b" l="l" r="r" t="t"/>
                            <a:pathLst>
                              <a:path extrusionOk="0" h="236854" w="6464935">
                                <a:moveTo>
                                  <a:pt x="6464808" y="0"/>
                                </a:moveTo>
                                <a:lnTo>
                                  <a:pt x="0" y="0"/>
                                </a:lnTo>
                                <a:lnTo>
                                  <a:pt x="0" y="236524"/>
                                </a:lnTo>
                                <a:lnTo>
                                  <a:pt x="6464808" y="236524"/>
                                </a:lnTo>
                                <a:lnTo>
                                  <a:pt x="6464808" y="0"/>
                                </a:lnTo>
                                <a:close/>
                              </a:path>
                            </a:pathLst>
                          </a:custGeom>
                          <a:solidFill>
                            <a:srgbClr val="300A7C"/>
                          </a:solidFill>
                          <a:ln>
                            <a:noFill/>
                          </a:ln>
                        </wps:spPr>
                        <wps:bodyPr anchorCtr="0" anchor="ctr" bIns="91425" lIns="91425" spcFirstLastPara="1" rIns="91425" wrap="square" tIns="91425">
                          <a:noAutofit/>
                        </wps:bodyPr>
                      </wps:wsp>
                      <wps:wsp>
                        <wps:cNvSpPr/>
                        <wps:cNvPr id="24" name="Shape 24"/>
                        <wps:spPr>
                          <a:xfrm>
                            <a:off x="0" y="0"/>
                            <a:ext cx="6477000" cy="250190"/>
                          </a:xfrm>
                          <a:custGeom>
                            <a:rect b="b" l="l" r="r" t="t"/>
                            <a:pathLst>
                              <a:path extrusionOk="0" h="250190" w="6477000">
                                <a:moveTo>
                                  <a:pt x="6476987" y="0"/>
                                </a:moveTo>
                                <a:lnTo>
                                  <a:pt x="6470904" y="0"/>
                                </a:lnTo>
                                <a:lnTo>
                                  <a:pt x="6470904" y="6096"/>
                                </a:lnTo>
                                <a:lnTo>
                                  <a:pt x="6470904" y="244094"/>
                                </a:lnTo>
                                <a:lnTo>
                                  <a:pt x="6096" y="244094"/>
                                </a:lnTo>
                                <a:lnTo>
                                  <a:pt x="6096" y="6096"/>
                                </a:lnTo>
                                <a:lnTo>
                                  <a:pt x="6470904" y="6096"/>
                                </a:lnTo>
                                <a:lnTo>
                                  <a:pt x="6470904" y="0"/>
                                </a:lnTo>
                                <a:lnTo>
                                  <a:pt x="6096" y="0"/>
                                </a:lnTo>
                                <a:lnTo>
                                  <a:pt x="0" y="0"/>
                                </a:lnTo>
                                <a:lnTo>
                                  <a:pt x="0" y="6045"/>
                                </a:lnTo>
                                <a:lnTo>
                                  <a:pt x="0" y="244094"/>
                                </a:lnTo>
                                <a:lnTo>
                                  <a:pt x="0" y="250190"/>
                                </a:lnTo>
                                <a:lnTo>
                                  <a:pt x="6096" y="250190"/>
                                </a:lnTo>
                                <a:lnTo>
                                  <a:pt x="6470904" y="250190"/>
                                </a:lnTo>
                                <a:lnTo>
                                  <a:pt x="6476987" y="250190"/>
                                </a:lnTo>
                                <a:lnTo>
                                  <a:pt x="6476987" y="244094"/>
                                </a:lnTo>
                                <a:lnTo>
                                  <a:pt x="6476987" y="6096"/>
                                </a:lnTo>
                                <a:lnTo>
                                  <a:pt x="6476987"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541019</wp:posOffset>
              </wp:positionH>
              <wp:positionV relativeFrom="page">
                <wp:posOffset>900683</wp:posOffset>
              </wp:positionV>
              <wp:extent cx="6477000" cy="250190"/>
              <wp:effectExtent b="0" l="0" r="0" t="0"/>
              <wp:wrapNone/>
              <wp:docPr id="20"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6477000" cy="250190"/>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576580</wp:posOffset>
              </wp:positionH>
              <wp:positionV relativeFrom="page">
                <wp:posOffset>560703</wp:posOffset>
              </wp:positionV>
              <wp:extent cx="489584" cy="38100"/>
              <wp:effectExtent b="0" l="0" r="0" t="0"/>
              <wp:wrapNone/>
              <wp:docPr id="35" name=""/>
              <a:graphic>
                <a:graphicData uri="http://schemas.microsoft.com/office/word/2010/wordprocessingShape">
                  <wps:wsp>
                    <wps:cNvSpPr/>
                    <wps:cNvPr id="39" name="Shape 39"/>
                    <wps:spPr>
                      <a:xfrm>
                        <a:off x="5101208" y="3779365"/>
                        <a:ext cx="489584" cy="1270"/>
                      </a:xfrm>
                      <a:custGeom>
                        <a:rect b="b" l="l" r="r" t="t"/>
                        <a:pathLst>
                          <a:path extrusionOk="0" h="120000" w="489584">
                            <a:moveTo>
                              <a:pt x="0" y="0"/>
                            </a:moveTo>
                            <a:lnTo>
                              <a:pt x="489585" y="0"/>
                            </a:lnTo>
                          </a:path>
                        </a:pathLst>
                      </a:custGeom>
                      <a:noFill/>
                      <a:ln cap="flat" cmpd="sng" w="38100">
                        <a:solidFill>
                          <a:srgbClr val="EA003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576580</wp:posOffset>
              </wp:positionH>
              <wp:positionV relativeFrom="page">
                <wp:posOffset>560703</wp:posOffset>
              </wp:positionV>
              <wp:extent cx="489584" cy="38100"/>
              <wp:effectExtent b="0" l="0" r="0" t="0"/>
              <wp:wrapNone/>
              <wp:docPr id="35"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489584" cy="381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0"/>
      <w:numFmt w:val="bullet"/>
      <w:lvlText w:val="•"/>
      <w:lvlJc w:val="left"/>
      <w:pPr>
        <w:ind w:left="466" w:hanging="360"/>
      </w:pPr>
      <w:rPr>
        <w:rFonts w:ascii="Arial" w:cs="Arial" w:eastAsia="Arial" w:hAnsi="Arial"/>
        <w:b w:val="0"/>
        <w:bCs w:val="0"/>
        <w:i w:val="0"/>
        <w:iCs w:val="0"/>
        <w:sz w:val="20"/>
        <w:szCs w:val="20"/>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6">
    <w:lvl w:ilvl="0">
      <w:start w:val="0"/>
      <w:numFmt w:val="bullet"/>
      <w:lvlText w:val="•"/>
      <w:lvlJc w:val="left"/>
      <w:pPr>
        <w:ind w:left="466" w:hanging="360"/>
      </w:pPr>
      <w:rPr>
        <w:rFonts w:ascii="Arial" w:cs="Arial" w:eastAsia="Arial" w:hAnsi="Arial"/>
        <w:b w:val="0"/>
        <w:bCs w:val="0"/>
        <w:i w:val="0"/>
        <w:iCs w:val="0"/>
        <w:sz w:val="22"/>
        <w:szCs w:val="22"/>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7">
    <w:lvl w:ilvl="0">
      <w:start w:val="0"/>
      <w:numFmt w:val="bullet"/>
      <w:lvlText w:val="•"/>
      <w:lvlJc w:val="left"/>
      <w:pPr>
        <w:ind w:left="432" w:hanging="356"/>
      </w:pPr>
      <w:rPr>
        <w:rFonts w:ascii="Arial" w:cs="Arial" w:eastAsia="Arial" w:hAnsi="Arial"/>
        <w:b w:val="0"/>
        <w:bCs w:val="0"/>
        <w:i w:val="0"/>
        <w:iCs w:val="0"/>
        <w:color w:val="0e0e0e"/>
        <w:sz w:val="20"/>
        <w:szCs w:val="20"/>
      </w:rPr>
    </w:lvl>
    <w:lvl w:ilvl="1">
      <w:start w:val="0"/>
      <w:numFmt w:val="bullet"/>
      <w:lvlText w:val="•"/>
      <w:lvlJc w:val="left"/>
      <w:pPr>
        <w:ind w:left="884" w:hanging="356"/>
      </w:pPr>
      <w:rPr/>
    </w:lvl>
    <w:lvl w:ilvl="2">
      <w:start w:val="0"/>
      <w:numFmt w:val="bullet"/>
      <w:lvlText w:val="•"/>
      <w:lvlJc w:val="left"/>
      <w:pPr>
        <w:ind w:left="1328" w:hanging="355.9999999999998"/>
      </w:pPr>
      <w:rPr/>
    </w:lvl>
    <w:lvl w:ilvl="3">
      <w:start w:val="0"/>
      <w:numFmt w:val="bullet"/>
      <w:lvlText w:val="•"/>
      <w:lvlJc w:val="left"/>
      <w:pPr>
        <w:ind w:left="1772" w:hanging="356"/>
      </w:pPr>
      <w:rPr/>
    </w:lvl>
    <w:lvl w:ilvl="4">
      <w:start w:val="0"/>
      <w:numFmt w:val="bullet"/>
      <w:lvlText w:val="•"/>
      <w:lvlJc w:val="left"/>
      <w:pPr>
        <w:ind w:left="2216" w:hanging="356"/>
      </w:pPr>
      <w:rPr/>
    </w:lvl>
    <w:lvl w:ilvl="5">
      <w:start w:val="0"/>
      <w:numFmt w:val="bullet"/>
      <w:lvlText w:val="•"/>
      <w:lvlJc w:val="left"/>
      <w:pPr>
        <w:ind w:left="2660" w:hanging="356"/>
      </w:pPr>
      <w:rPr/>
    </w:lvl>
    <w:lvl w:ilvl="6">
      <w:start w:val="0"/>
      <w:numFmt w:val="bullet"/>
      <w:lvlText w:val="•"/>
      <w:lvlJc w:val="left"/>
      <w:pPr>
        <w:ind w:left="3104" w:hanging="356.00000000000045"/>
      </w:pPr>
      <w:rPr/>
    </w:lvl>
    <w:lvl w:ilvl="7">
      <w:start w:val="0"/>
      <w:numFmt w:val="bullet"/>
      <w:lvlText w:val="•"/>
      <w:lvlJc w:val="left"/>
      <w:pPr>
        <w:ind w:left="3548" w:hanging="356"/>
      </w:pPr>
      <w:rPr/>
    </w:lvl>
    <w:lvl w:ilvl="8">
      <w:start w:val="0"/>
      <w:numFmt w:val="bullet"/>
      <w:lvlText w:val="•"/>
      <w:lvlJc w:val="left"/>
      <w:pPr>
        <w:ind w:left="3992" w:hanging="356.00000000000045"/>
      </w:pPr>
      <w:rPr/>
    </w:lvl>
  </w:abstractNum>
  <w:abstractNum w:abstractNumId="8">
    <w:lvl w:ilvl="0">
      <w:start w:val="0"/>
      <w:numFmt w:val="bullet"/>
      <w:lvlText w:val="•"/>
      <w:lvlJc w:val="left"/>
      <w:pPr>
        <w:ind w:left="432" w:hanging="356"/>
      </w:pPr>
      <w:rPr>
        <w:rFonts w:ascii="Arial" w:cs="Arial" w:eastAsia="Arial" w:hAnsi="Arial"/>
        <w:b w:val="0"/>
        <w:bCs w:val="0"/>
        <w:i w:val="0"/>
        <w:iCs w:val="0"/>
        <w:color w:val="0e0e0e"/>
        <w:sz w:val="20"/>
        <w:szCs w:val="20"/>
      </w:rPr>
    </w:lvl>
    <w:lvl w:ilvl="1">
      <w:start w:val="0"/>
      <w:numFmt w:val="bullet"/>
      <w:lvlText w:val="•"/>
      <w:lvlJc w:val="left"/>
      <w:pPr>
        <w:ind w:left="884" w:hanging="356"/>
      </w:pPr>
      <w:rPr/>
    </w:lvl>
    <w:lvl w:ilvl="2">
      <w:start w:val="0"/>
      <w:numFmt w:val="bullet"/>
      <w:lvlText w:val="•"/>
      <w:lvlJc w:val="left"/>
      <w:pPr>
        <w:ind w:left="1328" w:hanging="355.9999999999998"/>
      </w:pPr>
      <w:rPr/>
    </w:lvl>
    <w:lvl w:ilvl="3">
      <w:start w:val="0"/>
      <w:numFmt w:val="bullet"/>
      <w:lvlText w:val="•"/>
      <w:lvlJc w:val="left"/>
      <w:pPr>
        <w:ind w:left="1772" w:hanging="356"/>
      </w:pPr>
      <w:rPr/>
    </w:lvl>
    <w:lvl w:ilvl="4">
      <w:start w:val="0"/>
      <w:numFmt w:val="bullet"/>
      <w:lvlText w:val="•"/>
      <w:lvlJc w:val="left"/>
      <w:pPr>
        <w:ind w:left="2216" w:hanging="356"/>
      </w:pPr>
      <w:rPr/>
    </w:lvl>
    <w:lvl w:ilvl="5">
      <w:start w:val="0"/>
      <w:numFmt w:val="bullet"/>
      <w:lvlText w:val="•"/>
      <w:lvlJc w:val="left"/>
      <w:pPr>
        <w:ind w:left="2660" w:hanging="356"/>
      </w:pPr>
      <w:rPr/>
    </w:lvl>
    <w:lvl w:ilvl="6">
      <w:start w:val="0"/>
      <w:numFmt w:val="bullet"/>
      <w:lvlText w:val="•"/>
      <w:lvlJc w:val="left"/>
      <w:pPr>
        <w:ind w:left="3104" w:hanging="356.00000000000045"/>
      </w:pPr>
      <w:rPr/>
    </w:lvl>
    <w:lvl w:ilvl="7">
      <w:start w:val="0"/>
      <w:numFmt w:val="bullet"/>
      <w:lvlText w:val="•"/>
      <w:lvlJc w:val="left"/>
      <w:pPr>
        <w:ind w:left="3548" w:hanging="356"/>
      </w:pPr>
      <w:rPr/>
    </w:lvl>
    <w:lvl w:ilvl="8">
      <w:start w:val="0"/>
      <w:numFmt w:val="bullet"/>
      <w:lvlText w:val="•"/>
      <w:lvlJc w:val="left"/>
      <w:pPr>
        <w:ind w:left="3992" w:hanging="356.00000000000045"/>
      </w:pPr>
      <w:rPr/>
    </w:lvl>
  </w:abstractNum>
  <w:abstractNum w:abstractNumId="9">
    <w:lvl w:ilvl="0">
      <w:start w:val="0"/>
      <w:numFmt w:val="bullet"/>
      <w:lvlText w:val="•"/>
      <w:lvlJc w:val="left"/>
      <w:pPr>
        <w:ind w:left="432" w:hanging="356"/>
      </w:pPr>
      <w:rPr>
        <w:rFonts w:ascii="Arial" w:cs="Arial" w:eastAsia="Arial" w:hAnsi="Arial"/>
        <w:b w:val="0"/>
        <w:bCs w:val="0"/>
        <w:i w:val="0"/>
        <w:iCs w:val="0"/>
        <w:color w:val="0e0e0e"/>
        <w:sz w:val="20"/>
        <w:szCs w:val="20"/>
      </w:rPr>
    </w:lvl>
    <w:lvl w:ilvl="1">
      <w:start w:val="0"/>
      <w:numFmt w:val="bullet"/>
      <w:lvlText w:val="•"/>
      <w:lvlJc w:val="left"/>
      <w:pPr>
        <w:ind w:left="884" w:hanging="356"/>
      </w:pPr>
      <w:rPr/>
    </w:lvl>
    <w:lvl w:ilvl="2">
      <w:start w:val="0"/>
      <w:numFmt w:val="bullet"/>
      <w:lvlText w:val="•"/>
      <w:lvlJc w:val="left"/>
      <w:pPr>
        <w:ind w:left="1328" w:hanging="355.9999999999998"/>
      </w:pPr>
      <w:rPr/>
    </w:lvl>
    <w:lvl w:ilvl="3">
      <w:start w:val="0"/>
      <w:numFmt w:val="bullet"/>
      <w:lvlText w:val="•"/>
      <w:lvlJc w:val="left"/>
      <w:pPr>
        <w:ind w:left="1772" w:hanging="356"/>
      </w:pPr>
      <w:rPr/>
    </w:lvl>
    <w:lvl w:ilvl="4">
      <w:start w:val="0"/>
      <w:numFmt w:val="bullet"/>
      <w:lvlText w:val="•"/>
      <w:lvlJc w:val="left"/>
      <w:pPr>
        <w:ind w:left="2216" w:hanging="356"/>
      </w:pPr>
      <w:rPr/>
    </w:lvl>
    <w:lvl w:ilvl="5">
      <w:start w:val="0"/>
      <w:numFmt w:val="bullet"/>
      <w:lvlText w:val="•"/>
      <w:lvlJc w:val="left"/>
      <w:pPr>
        <w:ind w:left="2660" w:hanging="356"/>
      </w:pPr>
      <w:rPr/>
    </w:lvl>
    <w:lvl w:ilvl="6">
      <w:start w:val="0"/>
      <w:numFmt w:val="bullet"/>
      <w:lvlText w:val="•"/>
      <w:lvlJc w:val="left"/>
      <w:pPr>
        <w:ind w:left="3104" w:hanging="356.00000000000045"/>
      </w:pPr>
      <w:rPr/>
    </w:lvl>
    <w:lvl w:ilvl="7">
      <w:start w:val="0"/>
      <w:numFmt w:val="bullet"/>
      <w:lvlText w:val="•"/>
      <w:lvlJc w:val="left"/>
      <w:pPr>
        <w:ind w:left="3548" w:hanging="356"/>
      </w:pPr>
      <w:rPr/>
    </w:lvl>
    <w:lvl w:ilvl="8">
      <w:start w:val="0"/>
      <w:numFmt w:val="bullet"/>
      <w:lvlText w:val="•"/>
      <w:lvlJc w:val="left"/>
      <w:pPr>
        <w:ind w:left="3992" w:hanging="356.00000000000045"/>
      </w:pPr>
      <w:rPr/>
    </w:lvl>
  </w:abstractNum>
  <w:abstractNum w:abstractNumId="10">
    <w:lvl w:ilvl="0">
      <w:start w:val="0"/>
      <w:numFmt w:val="bullet"/>
      <w:lvlText w:val="•"/>
      <w:lvlJc w:val="left"/>
      <w:pPr>
        <w:ind w:left="432" w:hanging="356"/>
      </w:pPr>
      <w:rPr>
        <w:rFonts w:ascii="Arial" w:cs="Arial" w:eastAsia="Arial" w:hAnsi="Arial"/>
        <w:b w:val="0"/>
        <w:bCs w:val="0"/>
        <w:i w:val="0"/>
        <w:iCs w:val="0"/>
        <w:color w:val="0e0e0e"/>
        <w:sz w:val="20"/>
        <w:szCs w:val="20"/>
      </w:rPr>
    </w:lvl>
    <w:lvl w:ilvl="1">
      <w:start w:val="0"/>
      <w:numFmt w:val="bullet"/>
      <w:lvlText w:val="•"/>
      <w:lvlJc w:val="left"/>
      <w:pPr>
        <w:ind w:left="884" w:hanging="356"/>
      </w:pPr>
      <w:rPr/>
    </w:lvl>
    <w:lvl w:ilvl="2">
      <w:start w:val="0"/>
      <w:numFmt w:val="bullet"/>
      <w:lvlText w:val="•"/>
      <w:lvlJc w:val="left"/>
      <w:pPr>
        <w:ind w:left="1328" w:hanging="355.9999999999998"/>
      </w:pPr>
      <w:rPr/>
    </w:lvl>
    <w:lvl w:ilvl="3">
      <w:start w:val="0"/>
      <w:numFmt w:val="bullet"/>
      <w:lvlText w:val="•"/>
      <w:lvlJc w:val="left"/>
      <w:pPr>
        <w:ind w:left="1772" w:hanging="356"/>
      </w:pPr>
      <w:rPr/>
    </w:lvl>
    <w:lvl w:ilvl="4">
      <w:start w:val="0"/>
      <w:numFmt w:val="bullet"/>
      <w:lvlText w:val="•"/>
      <w:lvlJc w:val="left"/>
      <w:pPr>
        <w:ind w:left="2216" w:hanging="356"/>
      </w:pPr>
      <w:rPr/>
    </w:lvl>
    <w:lvl w:ilvl="5">
      <w:start w:val="0"/>
      <w:numFmt w:val="bullet"/>
      <w:lvlText w:val="•"/>
      <w:lvlJc w:val="left"/>
      <w:pPr>
        <w:ind w:left="2660" w:hanging="356"/>
      </w:pPr>
      <w:rPr/>
    </w:lvl>
    <w:lvl w:ilvl="6">
      <w:start w:val="0"/>
      <w:numFmt w:val="bullet"/>
      <w:lvlText w:val="•"/>
      <w:lvlJc w:val="left"/>
      <w:pPr>
        <w:ind w:left="3104" w:hanging="356.00000000000045"/>
      </w:pPr>
      <w:rPr/>
    </w:lvl>
    <w:lvl w:ilvl="7">
      <w:start w:val="0"/>
      <w:numFmt w:val="bullet"/>
      <w:lvlText w:val="•"/>
      <w:lvlJc w:val="left"/>
      <w:pPr>
        <w:ind w:left="3548" w:hanging="356"/>
      </w:pPr>
      <w:rPr/>
    </w:lvl>
    <w:lvl w:ilvl="8">
      <w:start w:val="0"/>
      <w:numFmt w:val="bullet"/>
      <w:lvlText w:val="•"/>
      <w:lvlJc w:val="left"/>
      <w:pPr>
        <w:ind w:left="3992" w:hanging="356.00000000000045"/>
      </w:pPr>
      <w:rPr/>
    </w:lvl>
  </w:abstractNum>
  <w:abstractNum w:abstractNumId="11">
    <w:lvl w:ilvl="0">
      <w:start w:val="0"/>
      <w:numFmt w:val="bullet"/>
      <w:lvlText w:val="•"/>
      <w:lvlJc w:val="left"/>
      <w:pPr>
        <w:ind w:left="432" w:hanging="356"/>
      </w:pPr>
      <w:rPr>
        <w:rFonts w:ascii="Arial" w:cs="Arial" w:eastAsia="Arial" w:hAnsi="Arial"/>
        <w:b w:val="0"/>
        <w:bCs w:val="0"/>
        <w:i w:val="0"/>
        <w:iCs w:val="0"/>
        <w:color w:val="0e0e0e"/>
        <w:sz w:val="20"/>
        <w:szCs w:val="20"/>
      </w:rPr>
    </w:lvl>
    <w:lvl w:ilvl="1">
      <w:start w:val="0"/>
      <w:numFmt w:val="bullet"/>
      <w:lvlText w:val="•"/>
      <w:lvlJc w:val="left"/>
      <w:pPr>
        <w:ind w:left="884" w:hanging="356"/>
      </w:pPr>
      <w:rPr/>
    </w:lvl>
    <w:lvl w:ilvl="2">
      <w:start w:val="0"/>
      <w:numFmt w:val="bullet"/>
      <w:lvlText w:val="•"/>
      <w:lvlJc w:val="left"/>
      <w:pPr>
        <w:ind w:left="1328" w:hanging="355.9999999999998"/>
      </w:pPr>
      <w:rPr/>
    </w:lvl>
    <w:lvl w:ilvl="3">
      <w:start w:val="0"/>
      <w:numFmt w:val="bullet"/>
      <w:lvlText w:val="•"/>
      <w:lvlJc w:val="left"/>
      <w:pPr>
        <w:ind w:left="1772" w:hanging="356"/>
      </w:pPr>
      <w:rPr/>
    </w:lvl>
    <w:lvl w:ilvl="4">
      <w:start w:val="0"/>
      <w:numFmt w:val="bullet"/>
      <w:lvlText w:val="•"/>
      <w:lvlJc w:val="left"/>
      <w:pPr>
        <w:ind w:left="2216" w:hanging="356"/>
      </w:pPr>
      <w:rPr/>
    </w:lvl>
    <w:lvl w:ilvl="5">
      <w:start w:val="0"/>
      <w:numFmt w:val="bullet"/>
      <w:lvlText w:val="•"/>
      <w:lvlJc w:val="left"/>
      <w:pPr>
        <w:ind w:left="2660" w:hanging="356"/>
      </w:pPr>
      <w:rPr/>
    </w:lvl>
    <w:lvl w:ilvl="6">
      <w:start w:val="0"/>
      <w:numFmt w:val="bullet"/>
      <w:lvlText w:val="•"/>
      <w:lvlJc w:val="left"/>
      <w:pPr>
        <w:ind w:left="3104" w:hanging="356.00000000000045"/>
      </w:pPr>
      <w:rPr/>
    </w:lvl>
    <w:lvl w:ilvl="7">
      <w:start w:val="0"/>
      <w:numFmt w:val="bullet"/>
      <w:lvlText w:val="•"/>
      <w:lvlJc w:val="left"/>
      <w:pPr>
        <w:ind w:left="3548" w:hanging="356"/>
      </w:pPr>
      <w:rPr/>
    </w:lvl>
    <w:lvl w:ilvl="8">
      <w:start w:val="0"/>
      <w:numFmt w:val="bullet"/>
      <w:lvlText w:val="•"/>
      <w:lvlJc w:val="left"/>
      <w:pPr>
        <w:ind w:left="3992" w:hanging="356.00000000000045"/>
      </w:pPr>
      <w:rPr/>
    </w:lvl>
  </w:abstractNum>
  <w:abstractNum w:abstractNumId="12">
    <w:lvl w:ilvl="0">
      <w:start w:val="0"/>
      <w:numFmt w:val="bullet"/>
      <w:lvlText w:val="•"/>
      <w:lvlJc w:val="left"/>
      <w:pPr>
        <w:ind w:left="432" w:hanging="356"/>
      </w:pPr>
      <w:rPr>
        <w:rFonts w:ascii="Arial" w:cs="Arial" w:eastAsia="Arial" w:hAnsi="Arial"/>
        <w:b w:val="0"/>
        <w:bCs w:val="0"/>
        <w:i w:val="0"/>
        <w:iCs w:val="0"/>
        <w:color w:val="0e0e0e"/>
        <w:sz w:val="20"/>
        <w:szCs w:val="20"/>
      </w:rPr>
    </w:lvl>
    <w:lvl w:ilvl="1">
      <w:start w:val="0"/>
      <w:numFmt w:val="bullet"/>
      <w:lvlText w:val="•"/>
      <w:lvlJc w:val="left"/>
      <w:pPr>
        <w:ind w:left="884" w:hanging="356"/>
      </w:pPr>
      <w:rPr/>
    </w:lvl>
    <w:lvl w:ilvl="2">
      <w:start w:val="0"/>
      <w:numFmt w:val="bullet"/>
      <w:lvlText w:val="•"/>
      <w:lvlJc w:val="left"/>
      <w:pPr>
        <w:ind w:left="1328" w:hanging="355.9999999999998"/>
      </w:pPr>
      <w:rPr/>
    </w:lvl>
    <w:lvl w:ilvl="3">
      <w:start w:val="0"/>
      <w:numFmt w:val="bullet"/>
      <w:lvlText w:val="•"/>
      <w:lvlJc w:val="left"/>
      <w:pPr>
        <w:ind w:left="1772" w:hanging="356"/>
      </w:pPr>
      <w:rPr/>
    </w:lvl>
    <w:lvl w:ilvl="4">
      <w:start w:val="0"/>
      <w:numFmt w:val="bullet"/>
      <w:lvlText w:val="•"/>
      <w:lvlJc w:val="left"/>
      <w:pPr>
        <w:ind w:left="2216" w:hanging="356"/>
      </w:pPr>
      <w:rPr/>
    </w:lvl>
    <w:lvl w:ilvl="5">
      <w:start w:val="0"/>
      <w:numFmt w:val="bullet"/>
      <w:lvlText w:val="•"/>
      <w:lvlJc w:val="left"/>
      <w:pPr>
        <w:ind w:left="2660" w:hanging="356"/>
      </w:pPr>
      <w:rPr/>
    </w:lvl>
    <w:lvl w:ilvl="6">
      <w:start w:val="0"/>
      <w:numFmt w:val="bullet"/>
      <w:lvlText w:val="•"/>
      <w:lvlJc w:val="left"/>
      <w:pPr>
        <w:ind w:left="3104" w:hanging="356.00000000000045"/>
      </w:pPr>
      <w:rPr/>
    </w:lvl>
    <w:lvl w:ilvl="7">
      <w:start w:val="0"/>
      <w:numFmt w:val="bullet"/>
      <w:lvlText w:val="•"/>
      <w:lvlJc w:val="left"/>
      <w:pPr>
        <w:ind w:left="3548" w:hanging="356"/>
      </w:pPr>
      <w:rPr/>
    </w:lvl>
    <w:lvl w:ilvl="8">
      <w:start w:val="0"/>
      <w:numFmt w:val="bullet"/>
      <w:lvlText w:val="•"/>
      <w:lvlJc w:val="left"/>
      <w:pPr>
        <w:ind w:left="3992" w:hanging="356.00000000000045"/>
      </w:pPr>
      <w:rPr/>
    </w:lvl>
  </w:abstractNum>
  <w:abstractNum w:abstractNumId="13">
    <w:lvl w:ilvl="0">
      <w:start w:val="0"/>
      <w:numFmt w:val="bullet"/>
      <w:lvlText w:val="•"/>
      <w:lvlJc w:val="left"/>
      <w:pPr>
        <w:ind w:left="432" w:hanging="356"/>
      </w:pPr>
      <w:rPr>
        <w:rFonts w:ascii="Arial" w:cs="Arial" w:eastAsia="Arial" w:hAnsi="Arial"/>
        <w:b w:val="0"/>
        <w:bCs w:val="0"/>
        <w:i w:val="0"/>
        <w:iCs w:val="0"/>
        <w:color w:val="0e0e0e"/>
        <w:sz w:val="20"/>
        <w:szCs w:val="20"/>
      </w:rPr>
    </w:lvl>
    <w:lvl w:ilvl="1">
      <w:start w:val="0"/>
      <w:numFmt w:val="bullet"/>
      <w:lvlText w:val="•"/>
      <w:lvlJc w:val="left"/>
      <w:pPr>
        <w:ind w:left="884" w:hanging="356"/>
      </w:pPr>
      <w:rPr/>
    </w:lvl>
    <w:lvl w:ilvl="2">
      <w:start w:val="0"/>
      <w:numFmt w:val="bullet"/>
      <w:lvlText w:val="•"/>
      <w:lvlJc w:val="left"/>
      <w:pPr>
        <w:ind w:left="1328" w:hanging="355.9999999999998"/>
      </w:pPr>
      <w:rPr/>
    </w:lvl>
    <w:lvl w:ilvl="3">
      <w:start w:val="0"/>
      <w:numFmt w:val="bullet"/>
      <w:lvlText w:val="•"/>
      <w:lvlJc w:val="left"/>
      <w:pPr>
        <w:ind w:left="1772" w:hanging="356"/>
      </w:pPr>
      <w:rPr/>
    </w:lvl>
    <w:lvl w:ilvl="4">
      <w:start w:val="0"/>
      <w:numFmt w:val="bullet"/>
      <w:lvlText w:val="•"/>
      <w:lvlJc w:val="left"/>
      <w:pPr>
        <w:ind w:left="2216" w:hanging="356"/>
      </w:pPr>
      <w:rPr/>
    </w:lvl>
    <w:lvl w:ilvl="5">
      <w:start w:val="0"/>
      <w:numFmt w:val="bullet"/>
      <w:lvlText w:val="•"/>
      <w:lvlJc w:val="left"/>
      <w:pPr>
        <w:ind w:left="2660" w:hanging="356"/>
      </w:pPr>
      <w:rPr/>
    </w:lvl>
    <w:lvl w:ilvl="6">
      <w:start w:val="0"/>
      <w:numFmt w:val="bullet"/>
      <w:lvlText w:val="•"/>
      <w:lvlJc w:val="left"/>
      <w:pPr>
        <w:ind w:left="3104" w:hanging="356.00000000000045"/>
      </w:pPr>
      <w:rPr/>
    </w:lvl>
    <w:lvl w:ilvl="7">
      <w:start w:val="0"/>
      <w:numFmt w:val="bullet"/>
      <w:lvlText w:val="•"/>
      <w:lvlJc w:val="left"/>
      <w:pPr>
        <w:ind w:left="3548" w:hanging="356"/>
      </w:pPr>
      <w:rPr/>
    </w:lvl>
    <w:lvl w:ilvl="8">
      <w:start w:val="0"/>
      <w:numFmt w:val="bullet"/>
      <w:lvlText w:val="•"/>
      <w:lvlJc w:val="left"/>
      <w:pPr>
        <w:ind w:left="3992" w:hanging="356.00000000000045"/>
      </w:pPr>
      <w:rPr/>
    </w:lvl>
  </w:abstractNum>
  <w:abstractNum w:abstractNumId="14">
    <w:lvl w:ilvl="0">
      <w:start w:val="0"/>
      <w:numFmt w:val="bullet"/>
      <w:lvlText w:val="•"/>
      <w:lvlJc w:val="left"/>
      <w:pPr>
        <w:ind w:left="432" w:hanging="356"/>
      </w:pPr>
      <w:rPr>
        <w:rFonts w:ascii="Arial" w:cs="Arial" w:eastAsia="Arial" w:hAnsi="Arial"/>
        <w:b w:val="0"/>
        <w:bCs w:val="0"/>
        <w:i w:val="0"/>
        <w:iCs w:val="0"/>
        <w:color w:val="0e0e0e"/>
        <w:sz w:val="20"/>
        <w:szCs w:val="20"/>
      </w:rPr>
    </w:lvl>
    <w:lvl w:ilvl="1">
      <w:start w:val="0"/>
      <w:numFmt w:val="bullet"/>
      <w:lvlText w:val="•"/>
      <w:lvlJc w:val="left"/>
      <w:pPr>
        <w:ind w:left="884" w:hanging="356"/>
      </w:pPr>
      <w:rPr/>
    </w:lvl>
    <w:lvl w:ilvl="2">
      <w:start w:val="0"/>
      <w:numFmt w:val="bullet"/>
      <w:lvlText w:val="•"/>
      <w:lvlJc w:val="left"/>
      <w:pPr>
        <w:ind w:left="1328" w:hanging="355.9999999999998"/>
      </w:pPr>
      <w:rPr/>
    </w:lvl>
    <w:lvl w:ilvl="3">
      <w:start w:val="0"/>
      <w:numFmt w:val="bullet"/>
      <w:lvlText w:val="•"/>
      <w:lvlJc w:val="left"/>
      <w:pPr>
        <w:ind w:left="1772" w:hanging="356"/>
      </w:pPr>
      <w:rPr/>
    </w:lvl>
    <w:lvl w:ilvl="4">
      <w:start w:val="0"/>
      <w:numFmt w:val="bullet"/>
      <w:lvlText w:val="•"/>
      <w:lvlJc w:val="left"/>
      <w:pPr>
        <w:ind w:left="2216" w:hanging="356"/>
      </w:pPr>
      <w:rPr/>
    </w:lvl>
    <w:lvl w:ilvl="5">
      <w:start w:val="0"/>
      <w:numFmt w:val="bullet"/>
      <w:lvlText w:val="•"/>
      <w:lvlJc w:val="left"/>
      <w:pPr>
        <w:ind w:left="2660" w:hanging="356"/>
      </w:pPr>
      <w:rPr/>
    </w:lvl>
    <w:lvl w:ilvl="6">
      <w:start w:val="0"/>
      <w:numFmt w:val="bullet"/>
      <w:lvlText w:val="•"/>
      <w:lvlJc w:val="left"/>
      <w:pPr>
        <w:ind w:left="3104" w:hanging="356.00000000000045"/>
      </w:pPr>
      <w:rPr/>
    </w:lvl>
    <w:lvl w:ilvl="7">
      <w:start w:val="0"/>
      <w:numFmt w:val="bullet"/>
      <w:lvlText w:val="•"/>
      <w:lvlJc w:val="left"/>
      <w:pPr>
        <w:ind w:left="3548" w:hanging="356"/>
      </w:pPr>
      <w:rPr/>
    </w:lvl>
    <w:lvl w:ilvl="8">
      <w:start w:val="0"/>
      <w:numFmt w:val="bullet"/>
      <w:lvlText w:val="•"/>
      <w:lvlJc w:val="left"/>
      <w:pPr>
        <w:ind w:left="3992" w:hanging="356.00000000000045"/>
      </w:pPr>
      <w:rPr/>
    </w:lvl>
  </w:abstractNum>
  <w:abstractNum w:abstractNumId="15">
    <w:lvl w:ilvl="0">
      <w:start w:val="0"/>
      <w:numFmt w:val="bullet"/>
      <w:lvlText w:val="•"/>
      <w:lvlJc w:val="left"/>
      <w:pPr>
        <w:ind w:left="432" w:hanging="356"/>
      </w:pPr>
      <w:rPr>
        <w:rFonts w:ascii="Arial" w:cs="Arial" w:eastAsia="Arial" w:hAnsi="Arial"/>
        <w:b w:val="0"/>
        <w:bCs w:val="0"/>
        <w:i w:val="0"/>
        <w:iCs w:val="0"/>
        <w:color w:val="0e0e0e"/>
        <w:sz w:val="20"/>
        <w:szCs w:val="20"/>
      </w:rPr>
    </w:lvl>
    <w:lvl w:ilvl="1">
      <w:start w:val="0"/>
      <w:numFmt w:val="bullet"/>
      <w:lvlText w:val="•"/>
      <w:lvlJc w:val="left"/>
      <w:pPr>
        <w:ind w:left="884" w:hanging="356"/>
      </w:pPr>
      <w:rPr/>
    </w:lvl>
    <w:lvl w:ilvl="2">
      <w:start w:val="0"/>
      <w:numFmt w:val="bullet"/>
      <w:lvlText w:val="•"/>
      <w:lvlJc w:val="left"/>
      <w:pPr>
        <w:ind w:left="1328" w:hanging="355.9999999999998"/>
      </w:pPr>
      <w:rPr/>
    </w:lvl>
    <w:lvl w:ilvl="3">
      <w:start w:val="0"/>
      <w:numFmt w:val="bullet"/>
      <w:lvlText w:val="•"/>
      <w:lvlJc w:val="left"/>
      <w:pPr>
        <w:ind w:left="1772" w:hanging="356"/>
      </w:pPr>
      <w:rPr/>
    </w:lvl>
    <w:lvl w:ilvl="4">
      <w:start w:val="0"/>
      <w:numFmt w:val="bullet"/>
      <w:lvlText w:val="•"/>
      <w:lvlJc w:val="left"/>
      <w:pPr>
        <w:ind w:left="2216" w:hanging="356"/>
      </w:pPr>
      <w:rPr/>
    </w:lvl>
    <w:lvl w:ilvl="5">
      <w:start w:val="0"/>
      <w:numFmt w:val="bullet"/>
      <w:lvlText w:val="•"/>
      <w:lvlJc w:val="left"/>
      <w:pPr>
        <w:ind w:left="2660" w:hanging="356"/>
      </w:pPr>
      <w:rPr/>
    </w:lvl>
    <w:lvl w:ilvl="6">
      <w:start w:val="0"/>
      <w:numFmt w:val="bullet"/>
      <w:lvlText w:val="•"/>
      <w:lvlJc w:val="left"/>
      <w:pPr>
        <w:ind w:left="3104" w:hanging="356.00000000000045"/>
      </w:pPr>
      <w:rPr/>
    </w:lvl>
    <w:lvl w:ilvl="7">
      <w:start w:val="0"/>
      <w:numFmt w:val="bullet"/>
      <w:lvlText w:val="•"/>
      <w:lvlJc w:val="left"/>
      <w:pPr>
        <w:ind w:left="3548" w:hanging="356"/>
      </w:pPr>
      <w:rPr/>
    </w:lvl>
    <w:lvl w:ilvl="8">
      <w:start w:val="0"/>
      <w:numFmt w:val="bullet"/>
      <w:lvlText w:val="•"/>
      <w:lvlJc w:val="left"/>
      <w:pPr>
        <w:ind w:left="3992" w:hanging="356.00000000000045"/>
      </w:pPr>
      <w:rPr/>
    </w:lvl>
  </w:abstractNum>
  <w:abstractNum w:abstractNumId="16">
    <w:lvl w:ilvl="0">
      <w:start w:val="0"/>
      <w:numFmt w:val="bullet"/>
      <w:lvlText w:val="•"/>
      <w:lvlJc w:val="left"/>
      <w:pPr>
        <w:ind w:left="463" w:hanging="358"/>
      </w:pPr>
      <w:rPr>
        <w:rFonts w:ascii="Arial" w:cs="Arial" w:eastAsia="Arial" w:hAnsi="Arial"/>
        <w:b w:val="0"/>
        <w:bCs w:val="0"/>
        <w:i w:val="0"/>
        <w:iCs w:val="0"/>
        <w:sz w:val="20"/>
        <w:szCs w:val="20"/>
      </w:rPr>
    </w:lvl>
    <w:lvl w:ilvl="1">
      <w:start w:val="0"/>
      <w:numFmt w:val="bullet"/>
      <w:lvlText w:val="•"/>
      <w:lvlJc w:val="left"/>
      <w:pPr>
        <w:ind w:left="922" w:hanging="358"/>
      </w:pPr>
      <w:rPr/>
    </w:lvl>
    <w:lvl w:ilvl="2">
      <w:start w:val="0"/>
      <w:numFmt w:val="bullet"/>
      <w:lvlText w:val="•"/>
      <w:lvlJc w:val="left"/>
      <w:pPr>
        <w:ind w:left="1384" w:hanging="358"/>
      </w:pPr>
      <w:rPr/>
    </w:lvl>
    <w:lvl w:ilvl="3">
      <w:start w:val="0"/>
      <w:numFmt w:val="bullet"/>
      <w:lvlText w:val="•"/>
      <w:lvlJc w:val="left"/>
      <w:pPr>
        <w:ind w:left="1847" w:hanging="358.0000000000002"/>
      </w:pPr>
      <w:rPr/>
    </w:lvl>
    <w:lvl w:ilvl="4">
      <w:start w:val="0"/>
      <w:numFmt w:val="bullet"/>
      <w:lvlText w:val="•"/>
      <w:lvlJc w:val="left"/>
      <w:pPr>
        <w:ind w:left="2309" w:hanging="357.9999999999998"/>
      </w:pPr>
      <w:rPr/>
    </w:lvl>
    <w:lvl w:ilvl="5">
      <w:start w:val="0"/>
      <w:numFmt w:val="bullet"/>
      <w:lvlText w:val="•"/>
      <w:lvlJc w:val="left"/>
      <w:pPr>
        <w:ind w:left="2772" w:hanging="358"/>
      </w:pPr>
      <w:rPr/>
    </w:lvl>
    <w:lvl w:ilvl="6">
      <w:start w:val="0"/>
      <w:numFmt w:val="bullet"/>
      <w:lvlText w:val="•"/>
      <w:lvlJc w:val="left"/>
      <w:pPr>
        <w:ind w:left="3234" w:hanging="358.00000000000045"/>
      </w:pPr>
      <w:rPr/>
    </w:lvl>
    <w:lvl w:ilvl="7">
      <w:start w:val="0"/>
      <w:numFmt w:val="bullet"/>
      <w:lvlText w:val="•"/>
      <w:lvlJc w:val="left"/>
      <w:pPr>
        <w:ind w:left="3696" w:hanging="358"/>
      </w:pPr>
      <w:rPr/>
    </w:lvl>
    <w:lvl w:ilvl="8">
      <w:start w:val="0"/>
      <w:numFmt w:val="bullet"/>
      <w:lvlText w:val="•"/>
      <w:lvlJc w:val="left"/>
      <w:pPr>
        <w:ind w:left="4159" w:hanging="358.00000000000045"/>
      </w:pPr>
      <w:rPr/>
    </w:lvl>
  </w:abstractNum>
  <w:abstractNum w:abstractNumId="17">
    <w:lvl w:ilvl="0">
      <w:start w:val="0"/>
      <w:numFmt w:val="bullet"/>
      <w:lvlText w:val="•"/>
      <w:lvlJc w:val="left"/>
      <w:pPr>
        <w:ind w:left="432" w:hanging="356"/>
      </w:pPr>
      <w:rPr>
        <w:rFonts w:ascii="Arial" w:cs="Arial" w:eastAsia="Arial" w:hAnsi="Arial"/>
        <w:b w:val="0"/>
        <w:bCs w:val="0"/>
        <w:i w:val="0"/>
        <w:iCs w:val="0"/>
        <w:color w:val="0e0e0e"/>
        <w:sz w:val="20"/>
        <w:szCs w:val="20"/>
      </w:rPr>
    </w:lvl>
    <w:lvl w:ilvl="1">
      <w:start w:val="0"/>
      <w:numFmt w:val="bullet"/>
      <w:lvlText w:val="•"/>
      <w:lvlJc w:val="left"/>
      <w:pPr>
        <w:ind w:left="884" w:hanging="356"/>
      </w:pPr>
      <w:rPr/>
    </w:lvl>
    <w:lvl w:ilvl="2">
      <w:start w:val="0"/>
      <w:numFmt w:val="bullet"/>
      <w:lvlText w:val="•"/>
      <w:lvlJc w:val="left"/>
      <w:pPr>
        <w:ind w:left="1328" w:hanging="355.9999999999998"/>
      </w:pPr>
      <w:rPr/>
    </w:lvl>
    <w:lvl w:ilvl="3">
      <w:start w:val="0"/>
      <w:numFmt w:val="bullet"/>
      <w:lvlText w:val="•"/>
      <w:lvlJc w:val="left"/>
      <w:pPr>
        <w:ind w:left="1772" w:hanging="356"/>
      </w:pPr>
      <w:rPr/>
    </w:lvl>
    <w:lvl w:ilvl="4">
      <w:start w:val="0"/>
      <w:numFmt w:val="bullet"/>
      <w:lvlText w:val="•"/>
      <w:lvlJc w:val="left"/>
      <w:pPr>
        <w:ind w:left="2216" w:hanging="356"/>
      </w:pPr>
      <w:rPr/>
    </w:lvl>
    <w:lvl w:ilvl="5">
      <w:start w:val="0"/>
      <w:numFmt w:val="bullet"/>
      <w:lvlText w:val="•"/>
      <w:lvlJc w:val="left"/>
      <w:pPr>
        <w:ind w:left="2660" w:hanging="356"/>
      </w:pPr>
      <w:rPr/>
    </w:lvl>
    <w:lvl w:ilvl="6">
      <w:start w:val="0"/>
      <w:numFmt w:val="bullet"/>
      <w:lvlText w:val="•"/>
      <w:lvlJc w:val="left"/>
      <w:pPr>
        <w:ind w:left="3104" w:hanging="356.00000000000045"/>
      </w:pPr>
      <w:rPr/>
    </w:lvl>
    <w:lvl w:ilvl="7">
      <w:start w:val="0"/>
      <w:numFmt w:val="bullet"/>
      <w:lvlText w:val="•"/>
      <w:lvlJc w:val="left"/>
      <w:pPr>
        <w:ind w:left="3548" w:hanging="356"/>
      </w:pPr>
      <w:rPr/>
    </w:lvl>
    <w:lvl w:ilvl="8">
      <w:start w:val="0"/>
      <w:numFmt w:val="bullet"/>
      <w:lvlText w:val="•"/>
      <w:lvlJc w:val="left"/>
      <w:pPr>
        <w:ind w:left="3992" w:hanging="356.00000000000045"/>
      </w:pPr>
      <w:rPr/>
    </w:lvl>
  </w:abstractNum>
  <w:abstractNum w:abstractNumId="18">
    <w:lvl w:ilvl="0">
      <w:start w:val="0"/>
      <w:numFmt w:val="bullet"/>
      <w:lvlText w:val="•"/>
      <w:lvlJc w:val="left"/>
      <w:pPr>
        <w:ind w:left="432" w:hanging="356"/>
      </w:pPr>
      <w:rPr>
        <w:rFonts w:ascii="Arial" w:cs="Arial" w:eastAsia="Arial" w:hAnsi="Arial"/>
        <w:b w:val="0"/>
        <w:bCs w:val="0"/>
        <w:i w:val="0"/>
        <w:iCs w:val="0"/>
        <w:color w:val="0e0e0e"/>
        <w:sz w:val="20"/>
        <w:szCs w:val="20"/>
      </w:rPr>
    </w:lvl>
    <w:lvl w:ilvl="1">
      <w:start w:val="0"/>
      <w:numFmt w:val="bullet"/>
      <w:lvlText w:val="•"/>
      <w:lvlJc w:val="left"/>
      <w:pPr>
        <w:ind w:left="884" w:hanging="356"/>
      </w:pPr>
      <w:rPr/>
    </w:lvl>
    <w:lvl w:ilvl="2">
      <w:start w:val="0"/>
      <w:numFmt w:val="bullet"/>
      <w:lvlText w:val="•"/>
      <w:lvlJc w:val="left"/>
      <w:pPr>
        <w:ind w:left="1328" w:hanging="355.9999999999998"/>
      </w:pPr>
      <w:rPr/>
    </w:lvl>
    <w:lvl w:ilvl="3">
      <w:start w:val="0"/>
      <w:numFmt w:val="bullet"/>
      <w:lvlText w:val="•"/>
      <w:lvlJc w:val="left"/>
      <w:pPr>
        <w:ind w:left="1772" w:hanging="356"/>
      </w:pPr>
      <w:rPr/>
    </w:lvl>
    <w:lvl w:ilvl="4">
      <w:start w:val="0"/>
      <w:numFmt w:val="bullet"/>
      <w:lvlText w:val="•"/>
      <w:lvlJc w:val="left"/>
      <w:pPr>
        <w:ind w:left="2216" w:hanging="356"/>
      </w:pPr>
      <w:rPr/>
    </w:lvl>
    <w:lvl w:ilvl="5">
      <w:start w:val="0"/>
      <w:numFmt w:val="bullet"/>
      <w:lvlText w:val="•"/>
      <w:lvlJc w:val="left"/>
      <w:pPr>
        <w:ind w:left="2660" w:hanging="356"/>
      </w:pPr>
      <w:rPr/>
    </w:lvl>
    <w:lvl w:ilvl="6">
      <w:start w:val="0"/>
      <w:numFmt w:val="bullet"/>
      <w:lvlText w:val="•"/>
      <w:lvlJc w:val="left"/>
      <w:pPr>
        <w:ind w:left="3104" w:hanging="356.00000000000045"/>
      </w:pPr>
      <w:rPr/>
    </w:lvl>
    <w:lvl w:ilvl="7">
      <w:start w:val="0"/>
      <w:numFmt w:val="bullet"/>
      <w:lvlText w:val="•"/>
      <w:lvlJc w:val="left"/>
      <w:pPr>
        <w:ind w:left="3548" w:hanging="356"/>
      </w:pPr>
      <w:rPr/>
    </w:lvl>
    <w:lvl w:ilvl="8">
      <w:start w:val="0"/>
      <w:numFmt w:val="bullet"/>
      <w:lvlText w:val="•"/>
      <w:lvlJc w:val="left"/>
      <w:pPr>
        <w:ind w:left="3992" w:hanging="356.00000000000045"/>
      </w:pPr>
      <w:rPr/>
    </w:lvl>
  </w:abstractNum>
  <w:abstractNum w:abstractNumId="19">
    <w:lvl w:ilvl="0">
      <w:start w:val="0"/>
      <w:numFmt w:val="bullet"/>
      <w:lvlText w:val="o"/>
      <w:lvlJc w:val="left"/>
      <w:pPr>
        <w:ind w:left="468" w:hanging="361.00000000000006"/>
      </w:pPr>
      <w:rPr>
        <w:rFonts w:ascii="Courier New" w:cs="Courier New" w:eastAsia="Courier New" w:hAnsi="Courier New"/>
        <w:b w:val="0"/>
        <w:bCs w:val="0"/>
        <w:i w:val="0"/>
        <w:iCs w:val="0"/>
        <w:sz w:val="22"/>
        <w:szCs w:val="22"/>
      </w:rPr>
    </w:lvl>
    <w:lvl w:ilvl="1">
      <w:start w:val="0"/>
      <w:numFmt w:val="bullet"/>
      <w:lvlText w:val="•"/>
      <w:lvlJc w:val="left"/>
      <w:pPr>
        <w:ind w:left="922" w:hanging="361"/>
      </w:pPr>
      <w:rPr/>
    </w:lvl>
    <w:lvl w:ilvl="2">
      <w:start w:val="0"/>
      <w:numFmt w:val="bullet"/>
      <w:lvlText w:val="•"/>
      <w:lvlJc w:val="left"/>
      <w:pPr>
        <w:ind w:left="1385" w:hanging="361"/>
      </w:pPr>
      <w:rPr/>
    </w:lvl>
    <w:lvl w:ilvl="3">
      <w:start w:val="0"/>
      <w:numFmt w:val="bullet"/>
      <w:lvlText w:val="•"/>
      <w:lvlJc w:val="left"/>
      <w:pPr>
        <w:ind w:left="1847" w:hanging="361"/>
      </w:pPr>
      <w:rPr/>
    </w:lvl>
    <w:lvl w:ilvl="4">
      <w:start w:val="0"/>
      <w:numFmt w:val="bullet"/>
      <w:lvlText w:val="•"/>
      <w:lvlJc w:val="left"/>
      <w:pPr>
        <w:ind w:left="2310" w:hanging="361"/>
      </w:pPr>
      <w:rPr/>
    </w:lvl>
    <w:lvl w:ilvl="5">
      <w:start w:val="0"/>
      <w:numFmt w:val="bullet"/>
      <w:lvlText w:val="•"/>
      <w:lvlJc w:val="left"/>
      <w:pPr>
        <w:ind w:left="2773" w:hanging="361"/>
      </w:pPr>
      <w:rPr/>
    </w:lvl>
    <w:lvl w:ilvl="6">
      <w:start w:val="0"/>
      <w:numFmt w:val="bullet"/>
      <w:lvlText w:val="•"/>
      <w:lvlJc w:val="left"/>
      <w:pPr>
        <w:ind w:left="3235" w:hanging="361"/>
      </w:pPr>
      <w:rPr/>
    </w:lvl>
    <w:lvl w:ilvl="7">
      <w:start w:val="0"/>
      <w:numFmt w:val="bullet"/>
      <w:lvlText w:val="•"/>
      <w:lvlJc w:val="left"/>
      <w:pPr>
        <w:ind w:left="3698" w:hanging="361"/>
      </w:pPr>
      <w:rPr/>
    </w:lvl>
    <w:lvl w:ilvl="8">
      <w:start w:val="0"/>
      <w:numFmt w:val="bullet"/>
      <w:lvlText w:val="•"/>
      <w:lvlJc w:val="left"/>
      <w:pPr>
        <w:ind w:left="4160" w:hanging="361"/>
      </w:pPr>
      <w:rPr/>
    </w:lvl>
  </w:abstractNum>
  <w:abstractNum w:abstractNumId="20">
    <w:lvl w:ilvl="0">
      <w:start w:val="0"/>
      <w:numFmt w:val="bullet"/>
      <w:lvlText w:val="o"/>
      <w:lvlJc w:val="left"/>
      <w:pPr>
        <w:ind w:left="468" w:hanging="361.00000000000006"/>
      </w:pPr>
      <w:rPr>
        <w:rFonts w:ascii="Courier New" w:cs="Courier New" w:eastAsia="Courier New" w:hAnsi="Courier New"/>
        <w:b w:val="0"/>
        <w:bCs w:val="0"/>
        <w:i w:val="0"/>
        <w:iCs w:val="0"/>
        <w:sz w:val="22"/>
        <w:szCs w:val="22"/>
      </w:rPr>
    </w:lvl>
    <w:lvl w:ilvl="1">
      <w:start w:val="0"/>
      <w:numFmt w:val="bullet"/>
      <w:lvlText w:val="•"/>
      <w:lvlJc w:val="left"/>
      <w:pPr>
        <w:ind w:left="922" w:hanging="361"/>
      </w:pPr>
      <w:rPr/>
    </w:lvl>
    <w:lvl w:ilvl="2">
      <w:start w:val="0"/>
      <w:numFmt w:val="bullet"/>
      <w:lvlText w:val="•"/>
      <w:lvlJc w:val="left"/>
      <w:pPr>
        <w:ind w:left="1385" w:hanging="361"/>
      </w:pPr>
      <w:rPr/>
    </w:lvl>
    <w:lvl w:ilvl="3">
      <w:start w:val="0"/>
      <w:numFmt w:val="bullet"/>
      <w:lvlText w:val="•"/>
      <w:lvlJc w:val="left"/>
      <w:pPr>
        <w:ind w:left="1847" w:hanging="361"/>
      </w:pPr>
      <w:rPr/>
    </w:lvl>
    <w:lvl w:ilvl="4">
      <w:start w:val="0"/>
      <w:numFmt w:val="bullet"/>
      <w:lvlText w:val="•"/>
      <w:lvlJc w:val="left"/>
      <w:pPr>
        <w:ind w:left="2310" w:hanging="361"/>
      </w:pPr>
      <w:rPr/>
    </w:lvl>
    <w:lvl w:ilvl="5">
      <w:start w:val="0"/>
      <w:numFmt w:val="bullet"/>
      <w:lvlText w:val="•"/>
      <w:lvlJc w:val="left"/>
      <w:pPr>
        <w:ind w:left="2773" w:hanging="361"/>
      </w:pPr>
      <w:rPr/>
    </w:lvl>
    <w:lvl w:ilvl="6">
      <w:start w:val="0"/>
      <w:numFmt w:val="bullet"/>
      <w:lvlText w:val="•"/>
      <w:lvlJc w:val="left"/>
      <w:pPr>
        <w:ind w:left="3235" w:hanging="361"/>
      </w:pPr>
      <w:rPr/>
    </w:lvl>
    <w:lvl w:ilvl="7">
      <w:start w:val="0"/>
      <w:numFmt w:val="bullet"/>
      <w:lvlText w:val="•"/>
      <w:lvlJc w:val="left"/>
      <w:pPr>
        <w:ind w:left="3698" w:hanging="361"/>
      </w:pPr>
      <w:rPr/>
    </w:lvl>
    <w:lvl w:ilvl="8">
      <w:start w:val="0"/>
      <w:numFmt w:val="bullet"/>
      <w:lvlText w:val="•"/>
      <w:lvlJc w:val="left"/>
      <w:pPr>
        <w:ind w:left="4160" w:hanging="361"/>
      </w:pPr>
      <w:rPr/>
    </w:lvl>
  </w:abstractNum>
  <w:abstractNum w:abstractNumId="21">
    <w:lvl w:ilvl="0">
      <w:start w:val="0"/>
      <w:numFmt w:val="bullet"/>
      <w:lvlText w:val="o"/>
      <w:lvlJc w:val="left"/>
      <w:pPr>
        <w:ind w:left="465" w:hanging="359"/>
      </w:pPr>
      <w:rPr>
        <w:rFonts w:ascii="Courier New" w:cs="Courier New" w:eastAsia="Courier New" w:hAnsi="Courier New"/>
        <w:b w:val="0"/>
        <w:bCs w:val="0"/>
        <w:i w:val="0"/>
        <w:iCs w:val="0"/>
        <w:sz w:val="22"/>
        <w:szCs w:val="22"/>
      </w:rPr>
    </w:lvl>
    <w:lvl w:ilvl="1">
      <w:start w:val="0"/>
      <w:numFmt w:val="bullet"/>
      <w:lvlText w:val="•"/>
      <w:lvlJc w:val="left"/>
      <w:pPr>
        <w:ind w:left="922" w:hanging="359"/>
      </w:pPr>
      <w:rPr/>
    </w:lvl>
    <w:lvl w:ilvl="2">
      <w:start w:val="0"/>
      <w:numFmt w:val="bullet"/>
      <w:lvlText w:val="•"/>
      <w:lvlJc w:val="left"/>
      <w:pPr>
        <w:ind w:left="1385" w:hanging="359"/>
      </w:pPr>
      <w:rPr/>
    </w:lvl>
    <w:lvl w:ilvl="3">
      <w:start w:val="0"/>
      <w:numFmt w:val="bullet"/>
      <w:lvlText w:val="•"/>
      <w:lvlJc w:val="left"/>
      <w:pPr>
        <w:ind w:left="1847" w:hanging="359.0000000000002"/>
      </w:pPr>
      <w:rPr/>
    </w:lvl>
    <w:lvl w:ilvl="4">
      <w:start w:val="0"/>
      <w:numFmt w:val="bullet"/>
      <w:lvlText w:val="•"/>
      <w:lvlJc w:val="left"/>
      <w:pPr>
        <w:ind w:left="2310" w:hanging="359"/>
      </w:pPr>
      <w:rPr/>
    </w:lvl>
    <w:lvl w:ilvl="5">
      <w:start w:val="0"/>
      <w:numFmt w:val="bullet"/>
      <w:lvlText w:val="•"/>
      <w:lvlJc w:val="left"/>
      <w:pPr>
        <w:ind w:left="2773" w:hanging="359"/>
      </w:pPr>
      <w:rPr/>
    </w:lvl>
    <w:lvl w:ilvl="6">
      <w:start w:val="0"/>
      <w:numFmt w:val="bullet"/>
      <w:lvlText w:val="•"/>
      <w:lvlJc w:val="left"/>
      <w:pPr>
        <w:ind w:left="3235" w:hanging="359"/>
      </w:pPr>
      <w:rPr/>
    </w:lvl>
    <w:lvl w:ilvl="7">
      <w:start w:val="0"/>
      <w:numFmt w:val="bullet"/>
      <w:lvlText w:val="•"/>
      <w:lvlJc w:val="left"/>
      <w:pPr>
        <w:ind w:left="3698" w:hanging="358.99999999999955"/>
      </w:pPr>
      <w:rPr/>
    </w:lvl>
    <w:lvl w:ilvl="8">
      <w:start w:val="0"/>
      <w:numFmt w:val="bullet"/>
      <w:lvlText w:val="•"/>
      <w:lvlJc w:val="left"/>
      <w:pPr>
        <w:ind w:left="4160" w:hanging="359"/>
      </w:pPr>
      <w:rPr/>
    </w:lvl>
  </w:abstractNum>
  <w:abstractNum w:abstractNumId="22">
    <w:lvl w:ilvl="0">
      <w:start w:val="0"/>
      <w:numFmt w:val="bullet"/>
      <w:lvlText w:val="□"/>
      <w:lvlJc w:val="left"/>
      <w:pPr>
        <w:ind w:left="367" w:hanging="2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832" w:hanging="260"/>
      </w:pPr>
      <w:rPr/>
    </w:lvl>
    <w:lvl w:ilvl="2">
      <w:start w:val="0"/>
      <w:numFmt w:val="bullet"/>
      <w:lvlText w:val="•"/>
      <w:lvlJc w:val="left"/>
      <w:pPr>
        <w:ind w:left="1305" w:hanging="260"/>
      </w:pPr>
      <w:rPr/>
    </w:lvl>
    <w:lvl w:ilvl="3">
      <w:start w:val="0"/>
      <w:numFmt w:val="bullet"/>
      <w:lvlText w:val="•"/>
      <w:lvlJc w:val="left"/>
      <w:pPr>
        <w:ind w:left="1777" w:hanging="260"/>
      </w:pPr>
      <w:rPr/>
    </w:lvl>
    <w:lvl w:ilvl="4">
      <w:start w:val="0"/>
      <w:numFmt w:val="bullet"/>
      <w:lvlText w:val="•"/>
      <w:lvlJc w:val="left"/>
      <w:pPr>
        <w:ind w:left="2250" w:hanging="260"/>
      </w:pPr>
      <w:rPr/>
    </w:lvl>
    <w:lvl w:ilvl="5">
      <w:start w:val="0"/>
      <w:numFmt w:val="bullet"/>
      <w:lvlText w:val="•"/>
      <w:lvlJc w:val="left"/>
      <w:pPr>
        <w:ind w:left="2723" w:hanging="260"/>
      </w:pPr>
      <w:rPr/>
    </w:lvl>
    <w:lvl w:ilvl="6">
      <w:start w:val="0"/>
      <w:numFmt w:val="bullet"/>
      <w:lvlText w:val="•"/>
      <w:lvlJc w:val="left"/>
      <w:pPr>
        <w:ind w:left="3195" w:hanging="260"/>
      </w:pPr>
      <w:rPr/>
    </w:lvl>
    <w:lvl w:ilvl="7">
      <w:start w:val="0"/>
      <w:numFmt w:val="bullet"/>
      <w:lvlText w:val="•"/>
      <w:lvlJc w:val="left"/>
      <w:pPr>
        <w:ind w:left="3668" w:hanging="260"/>
      </w:pPr>
      <w:rPr/>
    </w:lvl>
    <w:lvl w:ilvl="8">
      <w:start w:val="0"/>
      <w:numFmt w:val="bullet"/>
      <w:lvlText w:val="•"/>
      <w:lvlJc w:val="left"/>
      <w:pPr>
        <w:ind w:left="4140" w:hanging="260"/>
      </w:pPr>
      <w:rPr/>
    </w:lvl>
  </w:abstractNum>
  <w:abstractNum w:abstractNumId="23">
    <w:lvl w:ilvl="0">
      <w:start w:val="0"/>
      <w:numFmt w:val="bullet"/>
      <w:lvlText w:val="o"/>
      <w:lvlJc w:val="left"/>
      <w:pPr>
        <w:ind w:left="468" w:hanging="361.00000000000006"/>
      </w:pPr>
      <w:rPr>
        <w:rFonts w:ascii="Courier New" w:cs="Courier New" w:eastAsia="Courier New" w:hAnsi="Courier New"/>
        <w:b w:val="0"/>
        <w:bCs w:val="0"/>
        <w:i w:val="0"/>
        <w:iCs w:val="0"/>
        <w:sz w:val="22"/>
        <w:szCs w:val="22"/>
      </w:rPr>
    </w:lvl>
    <w:lvl w:ilvl="1">
      <w:start w:val="0"/>
      <w:numFmt w:val="bullet"/>
      <w:lvlText w:val="•"/>
      <w:lvlJc w:val="left"/>
      <w:pPr>
        <w:ind w:left="922" w:hanging="361"/>
      </w:pPr>
      <w:rPr/>
    </w:lvl>
    <w:lvl w:ilvl="2">
      <w:start w:val="0"/>
      <w:numFmt w:val="bullet"/>
      <w:lvlText w:val="•"/>
      <w:lvlJc w:val="left"/>
      <w:pPr>
        <w:ind w:left="1385" w:hanging="361"/>
      </w:pPr>
      <w:rPr/>
    </w:lvl>
    <w:lvl w:ilvl="3">
      <w:start w:val="0"/>
      <w:numFmt w:val="bullet"/>
      <w:lvlText w:val="•"/>
      <w:lvlJc w:val="left"/>
      <w:pPr>
        <w:ind w:left="1847" w:hanging="361"/>
      </w:pPr>
      <w:rPr/>
    </w:lvl>
    <w:lvl w:ilvl="4">
      <w:start w:val="0"/>
      <w:numFmt w:val="bullet"/>
      <w:lvlText w:val="•"/>
      <w:lvlJc w:val="left"/>
      <w:pPr>
        <w:ind w:left="2310" w:hanging="361"/>
      </w:pPr>
      <w:rPr/>
    </w:lvl>
    <w:lvl w:ilvl="5">
      <w:start w:val="0"/>
      <w:numFmt w:val="bullet"/>
      <w:lvlText w:val="•"/>
      <w:lvlJc w:val="left"/>
      <w:pPr>
        <w:ind w:left="2773" w:hanging="361"/>
      </w:pPr>
      <w:rPr/>
    </w:lvl>
    <w:lvl w:ilvl="6">
      <w:start w:val="0"/>
      <w:numFmt w:val="bullet"/>
      <w:lvlText w:val="•"/>
      <w:lvlJc w:val="left"/>
      <w:pPr>
        <w:ind w:left="3235" w:hanging="361"/>
      </w:pPr>
      <w:rPr/>
    </w:lvl>
    <w:lvl w:ilvl="7">
      <w:start w:val="0"/>
      <w:numFmt w:val="bullet"/>
      <w:lvlText w:val="•"/>
      <w:lvlJc w:val="left"/>
      <w:pPr>
        <w:ind w:left="3698" w:hanging="361"/>
      </w:pPr>
      <w:rPr/>
    </w:lvl>
    <w:lvl w:ilvl="8">
      <w:start w:val="0"/>
      <w:numFmt w:val="bullet"/>
      <w:lvlText w:val="•"/>
      <w:lvlJc w:val="left"/>
      <w:pPr>
        <w:ind w:left="4160" w:hanging="361"/>
      </w:pPr>
      <w:rPr/>
    </w:lvl>
  </w:abstractNum>
  <w:abstractNum w:abstractNumId="24">
    <w:lvl w:ilvl="0">
      <w:start w:val="0"/>
      <w:numFmt w:val="bullet"/>
      <w:lvlText w:val="•"/>
      <w:lvlJc w:val="left"/>
      <w:pPr>
        <w:ind w:left="466" w:hanging="360"/>
      </w:pPr>
      <w:rPr>
        <w:rFonts w:ascii="Arial" w:cs="Arial" w:eastAsia="Arial" w:hAnsi="Arial"/>
        <w:b w:val="0"/>
        <w:bCs w:val="0"/>
        <w:i w:val="0"/>
        <w:iCs w:val="0"/>
        <w:sz w:val="20"/>
        <w:szCs w:val="20"/>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25">
    <w:lvl w:ilvl="0">
      <w:start w:val="0"/>
      <w:numFmt w:val="bullet"/>
      <w:lvlText w:val="•"/>
      <w:lvlJc w:val="left"/>
      <w:pPr>
        <w:ind w:left="466" w:hanging="360"/>
      </w:pPr>
      <w:rPr>
        <w:rFonts w:ascii="Arial" w:cs="Arial" w:eastAsia="Arial" w:hAnsi="Arial"/>
        <w:b w:val="0"/>
        <w:bCs w:val="0"/>
        <w:i w:val="0"/>
        <w:iCs w:val="0"/>
        <w:sz w:val="20"/>
        <w:szCs w:val="20"/>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26">
    <w:lvl w:ilvl="0">
      <w:start w:val="0"/>
      <w:numFmt w:val="bullet"/>
      <w:lvlText w:val="•"/>
      <w:lvlJc w:val="left"/>
      <w:pPr>
        <w:ind w:left="826" w:hanging="360.00000000000006"/>
      </w:pPr>
      <w:rPr>
        <w:rFonts w:ascii="Arial" w:cs="Arial" w:eastAsia="Arial" w:hAnsi="Arial"/>
        <w:b w:val="0"/>
        <w:bCs w:val="0"/>
        <w:i w:val="0"/>
        <w:iCs w:val="0"/>
        <w:sz w:val="20"/>
        <w:szCs w:val="20"/>
      </w:rPr>
    </w:lvl>
    <w:lvl w:ilvl="1">
      <w:start w:val="0"/>
      <w:numFmt w:val="bullet"/>
      <w:lvlText w:val="•"/>
      <w:lvlJc w:val="left"/>
      <w:pPr>
        <w:ind w:left="1246" w:hanging="360"/>
      </w:pPr>
      <w:rPr/>
    </w:lvl>
    <w:lvl w:ilvl="2">
      <w:start w:val="0"/>
      <w:numFmt w:val="bullet"/>
      <w:lvlText w:val="•"/>
      <w:lvlJc w:val="left"/>
      <w:pPr>
        <w:ind w:left="1672" w:hanging="360"/>
      </w:pPr>
      <w:rPr/>
    </w:lvl>
    <w:lvl w:ilvl="3">
      <w:start w:val="0"/>
      <w:numFmt w:val="bullet"/>
      <w:lvlText w:val="•"/>
      <w:lvlJc w:val="left"/>
      <w:pPr>
        <w:ind w:left="2099" w:hanging="360"/>
      </w:pPr>
      <w:rPr/>
    </w:lvl>
    <w:lvl w:ilvl="4">
      <w:start w:val="0"/>
      <w:numFmt w:val="bullet"/>
      <w:lvlText w:val="•"/>
      <w:lvlJc w:val="left"/>
      <w:pPr>
        <w:ind w:left="2525" w:hanging="360"/>
      </w:pPr>
      <w:rPr/>
    </w:lvl>
    <w:lvl w:ilvl="5">
      <w:start w:val="0"/>
      <w:numFmt w:val="bullet"/>
      <w:lvlText w:val="•"/>
      <w:lvlJc w:val="left"/>
      <w:pPr>
        <w:ind w:left="2952" w:hanging="360"/>
      </w:pPr>
      <w:rPr/>
    </w:lvl>
    <w:lvl w:ilvl="6">
      <w:start w:val="0"/>
      <w:numFmt w:val="bullet"/>
      <w:lvlText w:val="•"/>
      <w:lvlJc w:val="left"/>
      <w:pPr>
        <w:ind w:left="3378" w:hanging="360"/>
      </w:pPr>
      <w:rPr/>
    </w:lvl>
    <w:lvl w:ilvl="7">
      <w:start w:val="0"/>
      <w:numFmt w:val="bullet"/>
      <w:lvlText w:val="•"/>
      <w:lvlJc w:val="left"/>
      <w:pPr>
        <w:ind w:left="3804" w:hanging="360"/>
      </w:pPr>
      <w:rPr/>
    </w:lvl>
    <w:lvl w:ilvl="8">
      <w:start w:val="0"/>
      <w:numFmt w:val="bullet"/>
      <w:lvlText w:val="•"/>
      <w:lvlJc w:val="left"/>
      <w:pPr>
        <w:ind w:left="4231" w:hanging="360"/>
      </w:pPr>
      <w:rPr/>
    </w:lvl>
  </w:abstractNum>
  <w:abstractNum w:abstractNumId="27">
    <w:lvl w:ilvl="0">
      <w:start w:val="0"/>
      <w:numFmt w:val="bullet"/>
      <w:lvlText w:val="•"/>
      <w:lvlJc w:val="left"/>
      <w:pPr>
        <w:ind w:left="466" w:hanging="360"/>
      </w:pPr>
      <w:rPr>
        <w:rFonts w:ascii="Arial" w:cs="Arial" w:eastAsia="Arial" w:hAnsi="Arial"/>
        <w:b w:val="0"/>
        <w:bCs w:val="0"/>
        <w:i w:val="0"/>
        <w:iCs w:val="0"/>
        <w:sz w:val="20"/>
        <w:szCs w:val="20"/>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28">
    <w:lvl w:ilvl="0">
      <w:start w:val="0"/>
      <w:numFmt w:val="bullet"/>
      <w:lvlText w:val="•"/>
      <w:lvlJc w:val="left"/>
      <w:pPr>
        <w:ind w:left="466" w:hanging="360"/>
      </w:pPr>
      <w:rPr>
        <w:rFonts w:ascii="Arial" w:cs="Arial" w:eastAsia="Arial" w:hAnsi="Arial"/>
        <w:b w:val="0"/>
        <w:bCs w:val="0"/>
        <w:i w:val="0"/>
        <w:iCs w:val="0"/>
        <w:sz w:val="20"/>
        <w:szCs w:val="20"/>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29">
    <w:lvl w:ilvl="0">
      <w:start w:val="0"/>
      <w:numFmt w:val="bullet"/>
      <w:lvlText w:val="•"/>
      <w:lvlJc w:val="left"/>
      <w:pPr>
        <w:ind w:left="466" w:hanging="360"/>
      </w:pPr>
      <w:rPr>
        <w:rFonts w:ascii="Arial" w:cs="Arial" w:eastAsia="Arial" w:hAnsi="Arial"/>
        <w:b w:val="0"/>
        <w:bCs w:val="0"/>
        <w:i w:val="0"/>
        <w:iCs w:val="0"/>
        <w:sz w:val="20"/>
        <w:szCs w:val="20"/>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30">
    <w:lvl w:ilvl="0">
      <w:start w:val="0"/>
      <w:numFmt w:val="bullet"/>
      <w:lvlText w:val="•"/>
      <w:lvlJc w:val="left"/>
      <w:pPr>
        <w:ind w:left="518" w:hanging="356.00000000000006"/>
      </w:pPr>
      <w:rPr>
        <w:rFonts w:ascii="Arial" w:cs="Arial" w:eastAsia="Arial" w:hAnsi="Arial"/>
        <w:b w:val="0"/>
        <w:bCs w:val="0"/>
        <w:i w:val="0"/>
        <w:iCs w:val="0"/>
        <w:sz w:val="20"/>
        <w:szCs w:val="20"/>
      </w:rPr>
    </w:lvl>
    <w:lvl w:ilvl="1">
      <w:start w:val="0"/>
      <w:numFmt w:val="bullet"/>
      <w:lvlText w:val="•"/>
      <w:lvlJc w:val="left"/>
      <w:pPr>
        <w:ind w:left="976" w:hanging="356.0000000000001"/>
      </w:pPr>
      <w:rPr/>
    </w:lvl>
    <w:lvl w:ilvl="2">
      <w:start w:val="0"/>
      <w:numFmt w:val="bullet"/>
      <w:lvlText w:val="•"/>
      <w:lvlJc w:val="left"/>
      <w:pPr>
        <w:ind w:left="1432" w:hanging="356"/>
      </w:pPr>
      <w:rPr/>
    </w:lvl>
    <w:lvl w:ilvl="3">
      <w:start w:val="0"/>
      <w:numFmt w:val="bullet"/>
      <w:lvlText w:val="•"/>
      <w:lvlJc w:val="left"/>
      <w:pPr>
        <w:ind w:left="1889" w:hanging="356"/>
      </w:pPr>
      <w:rPr/>
    </w:lvl>
    <w:lvl w:ilvl="4">
      <w:start w:val="0"/>
      <w:numFmt w:val="bullet"/>
      <w:lvlText w:val="•"/>
      <w:lvlJc w:val="left"/>
      <w:pPr>
        <w:ind w:left="2345" w:hanging="356"/>
      </w:pPr>
      <w:rPr/>
    </w:lvl>
    <w:lvl w:ilvl="5">
      <w:start w:val="0"/>
      <w:numFmt w:val="bullet"/>
      <w:lvlText w:val="•"/>
      <w:lvlJc w:val="left"/>
      <w:pPr>
        <w:ind w:left="2802" w:hanging="356"/>
      </w:pPr>
      <w:rPr/>
    </w:lvl>
    <w:lvl w:ilvl="6">
      <w:start w:val="0"/>
      <w:numFmt w:val="bullet"/>
      <w:lvlText w:val="•"/>
      <w:lvlJc w:val="left"/>
      <w:pPr>
        <w:ind w:left="3258" w:hanging="356"/>
      </w:pPr>
      <w:rPr/>
    </w:lvl>
    <w:lvl w:ilvl="7">
      <w:start w:val="0"/>
      <w:numFmt w:val="bullet"/>
      <w:lvlText w:val="•"/>
      <w:lvlJc w:val="left"/>
      <w:pPr>
        <w:ind w:left="3714" w:hanging="356.00000000000045"/>
      </w:pPr>
      <w:rPr/>
    </w:lvl>
    <w:lvl w:ilvl="8">
      <w:start w:val="0"/>
      <w:numFmt w:val="bullet"/>
      <w:lvlText w:val="•"/>
      <w:lvlJc w:val="left"/>
      <w:pPr>
        <w:ind w:left="4171" w:hanging="356"/>
      </w:pPr>
      <w:rPr/>
    </w:lvl>
  </w:abstractNum>
  <w:abstractNum w:abstractNumId="31">
    <w:lvl w:ilvl="0">
      <w:start w:val="0"/>
      <w:numFmt w:val="bullet"/>
      <w:lvlText w:val="▪"/>
      <w:lvlJc w:val="left"/>
      <w:pPr>
        <w:ind w:left="466" w:hanging="360"/>
      </w:pPr>
      <w:rPr>
        <w:rFonts w:ascii="Noto Sans Symbols" w:cs="Noto Sans Symbols" w:eastAsia="Noto Sans Symbols" w:hAnsi="Noto Sans Symbols"/>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32">
    <w:lvl w:ilvl="0">
      <w:start w:val="0"/>
      <w:numFmt w:val="bullet"/>
      <w:lvlText w:val="▪"/>
      <w:lvlJc w:val="left"/>
      <w:pPr>
        <w:ind w:left="466"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33">
    <w:lvl w:ilvl="0">
      <w:start w:val="0"/>
      <w:numFmt w:val="bullet"/>
      <w:lvlText w:val="•"/>
      <w:lvlJc w:val="left"/>
      <w:pPr>
        <w:ind w:left="466" w:hanging="360"/>
      </w:pPr>
      <w:rPr>
        <w:rFonts w:ascii="Arial" w:cs="Arial" w:eastAsia="Arial" w:hAnsi="Arial"/>
        <w:b w:val="0"/>
        <w:bCs w:val="0"/>
        <w:i w:val="0"/>
        <w:iCs w:val="0"/>
        <w:sz w:val="20"/>
        <w:szCs w:val="20"/>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34">
    <w:lvl w:ilvl="0">
      <w:start w:val="0"/>
      <w:numFmt w:val="bullet"/>
      <w:lvlText w:val="▪"/>
      <w:lvlJc w:val="left"/>
      <w:pPr>
        <w:ind w:left="466"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35">
    <w:lvl w:ilvl="0">
      <w:start w:val="0"/>
      <w:numFmt w:val="bullet"/>
      <w:lvlText w:val="o"/>
      <w:lvlJc w:val="left"/>
      <w:pPr>
        <w:ind w:left="468" w:hanging="361.00000000000006"/>
      </w:pPr>
      <w:rPr>
        <w:rFonts w:ascii="Courier New" w:cs="Courier New" w:eastAsia="Courier New" w:hAnsi="Courier New"/>
        <w:b w:val="0"/>
        <w:bCs w:val="0"/>
        <w:i w:val="0"/>
        <w:iCs w:val="0"/>
        <w:sz w:val="22"/>
        <w:szCs w:val="22"/>
      </w:rPr>
    </w:lvl>
    <w:lvl w:ilvl="1">
      <w:start w:val="0"/>
      <w:numFmt w:val="bullet"/>
      <w:lvlText w:val="•"/>
      <w:lvlJc w:val="left"/>
      <w:pPr>
        <w:ind w:left="922" w:hanging="361"/>
      </w:pPr>
      <w:rPr/>
    </w:lvl>
    <w:lvl w:ilvl="2">
      <w:start w:val="0"/>
      <w:numFmt w:val="bullet"/>
      <w:lvlText w:val="•"/>
      <w:lvlJc w:val="left"/>
      <w:pPr>
        <w:ind w:left="1385" w:hanging="361"/>
      </w:pPr>
      <w:rPr/>
    </w:lvl>
    <w:lvl w:ilvl="3">
      <w:start w:val="0"/>
      <w:numFmt w:val="bullet"/>
      <w:lvlText w:val="•"/>
      <w:lvlJc w:val="left"/>
      <w:pPr>
        <w:ind w:left="1847" w:hanging="361"/>
      </w:pPr>
      <w:rPr/>
    </w:lvl>
    <w:lvl w:ilvl="4">
      <w:start w:val="0"/>
      <w:numFmt w:val="bullet"/>
      <w:lvlText w:val="•"/>
      <w:lvlJc w:val="left"/>
      <w:pPr>
        <w:ind w:left="2310" w:hanging="361"/>
      </w:pPr>
      <w:rPr/>
    </w:lvl>
    <w:lvl w:ilvl="5">
      <w:start w:val="0"/>
      <w:numFmt w:val="bullet"/>
      <w:lvlText w:val="•"/>
      <w:lvlJc w:val="left"/>
      <w:pPr>
        <w:ind w:left="2773" w:hanging="361"/>
      </w:pPr>
      <w:rPr/>
    </w:lvl>
    <w:lvl w:ilvl="6">
      <w:start w:val="0"/>
      <w:numFmt w:val="bullet"/>
      <w:lvlText w:val="•"/>
      <w:lvlJc w:val="left"/>
      <w:pPr>
        <w:ind w:left="3235" w:hanging="361"/>
      </w:pPr>
      <w:rPr/>
    </w:lvl>
    <w:lvl w:ilvl="7">
      <w:start w:val="0"/>
      <w:numFmt w:val="bullet"/>
      <w:lvlText w:val="•"/>
      <w:lvlJc w:val="left"/>
      <w:pPr>
        <w:ind w:left="3698" w:hanging="361"/>
      </w:pPr>
      <w:rPr/>
    </w:lvl>
    <w:lvl w:ilvl="8">
      <w:start w:val="0"/>
      <w:numFmt w:val="bullet"/>
      <w:lvlText w:val="•"/>
      <w:lvlJc w:val="left"/>
      <w:pPr>
        <w:ind w:left="4160" w:hanging="361"/>
      </w:pPr>
      <w:rPr/>
    </w:lvl>
  </w:abstractNum>
  <w:abstractNum w:abstractNumId="36">
    <w:lvl w:ilvl="0">
      <w:start w:val="0"/>
      <w:numFmt w:val="bullet"/>
      <w:lvlText w:val="▪"/>
      <w:lvlJc w:val="left"/>
      <w:pPr>
        <w:ind w:left="466"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37">
    <w:lvl w:ilvl="0">
      <w:start w:val="0"/>
      <w:numFmt w:val="bullet"/>
      <w:lvlText w:val="•"/>
      <w:lvlJc w:val="left"/>
      <w:pPr>
        <w:ind w:left="864" w:hanging="359.99999999999994"/>
      </w:pPr>
      <w:rPr>
        <w:rFonts w:ascii="Arial" w:cs="Arial" w:eastAsia="Arial" w:hAnsi="Arial"/>
        <w:b w:val="0"/>
        <w:bCs w:val="0"/>
        <w:i w:val="0"/>
        <w:iCs w:val="0"/>
        <w:sz w:val="20"/>
        <w:szCs w:val="20"/>
      </w:rPr>
    </w:lvl>
    <w:lvl w:ilvl="1">
      <w:start w:val="0"/>
      <w:numFmt w:val="bullet"/>
      <w:lvlText w:val="•"/>
      <w:lvlJc w:val="left"/>
      <w:pPr>
        <w:ind w:left="1822" w:hanging="360"/>
      </w:pPr>
      <w:rPr/>
    </w:lvl>
    <w:lvl w:ilvl="2">
      <w:start w:val="0"/>
      <w:numFmt w:val="bullet"/>
      <w:lvlText w:val="•"/>
      <w:lvlJc w:val="left"/>
      <w:pPr>
        <w:ind w:left="2784" w:hanging="360"/>
      </w:pPr>
      <w:rPr/>
    </w:lvl>
    <w:lvl w:ilvl="3">
      <w:start w:val="0"/>
      <w:numFmt w:val="bullet"/>
      <w:lvlText w:val="•"/>
      <w:lvlJc w:val="left"/>
      <w:pPr>
        <w:ind w:left="3746" w:hanging="360"/>
      </w:pPr>
      <w:rPr/>
    </w:lvl>
    <w:lvl w:ilvl="4">
      <w:start w:val="0"/>
      <w:numFmt w:val="bullet"/>
      <w:lvlText w:val="•"/>
      <w:lvlJc w:val="left"/>
      <w:pPr>
        <w:ind w:left="4709" w:hanging="360"/>
      </w:pPr>
      <w:rPr/>
    </w:lvl>
    <w:lvl w:ilvl="5">
      <w:start w:val="0"/>
      <w:numFmt w:val="bullet"/>
      <w:lvlText w:val="•"/>
      <w:lvlJc w:val="left"/>
      <w:pPr>
        <w:ind w:left="5671" w:hanging="360"/>
      </w:pPr>
      <w:rPr/>
    </w:lvl>
    <w:lvl w:ilvl="6">
      <w:start w:val="0"/>
      <w:numFmt w:val="bullet"/>
      <w:lvlText w:val="•"/>
      <w:lvlJc w:val="left"/>
      <w:pPr>
        <w:ind w:left="6633" w:hanging="360"/>
      </w:pPr>
      <w:rPr/>
    </w:lvl>
    <w:lvl w:ilvl="7">
      <w:start w:val="0"/>
      <w:numFmt w:val="bullet"/>
      <w:lvlText w:val="•"/>
      <w:lvlJc w:val="left"/>
      <w:pPr>
        <w:ind w:left="7596" w:hanging="360"/>
      </w:pPr>
      <w:rPr/>
    </w:lvl>
    <w:lvl w:ilvl="8">
      <w:start w:val="0"/>
      <w:numFmt w:val="bullet"/>
      <w:lvlText w:val="•"/>
      <w:lvlJc w:val="left"/>
      <w:pPr>
        <w:ind w:left="8558" w:hanging="360"/>
      </w:pPr>
      <w:rPr/>
    </w:lvl>
  </w:abstractNum>
  <w:abstractNum w:abstractNumId="38">
    <w:lvl w:ilvl="0">
      <w:start w:val="0"/>
      <w:numFmt w:val="bullet"/>
      <w:lvlText w:val="▪"/>
      <w:lvlJc w:val="left"/>
      <w:pPr>
        <w:ind w:left="466"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39">
    <w:lvl w:ilvl="0">
      <w:start w:val="0"/>
      <w:numFmt w:val="bullet"/>
      <w:lvlText w:val="▪"/>
      <w:lvlJc w:val="left"/>
      <w:pPr>
        <w:ind w:left="466"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40">
    <w:lvl w:ilvl="0">
      <w:start w:val="0"/>
      <w:numFmt w:val="bullet"/>
      <w:lvlText w:val="▪"/>
      <w:lvlJc w:val="left"/>
      <w:pPr>
        <w:ind w:left="466"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41">
    <w:lvl w:ilvl="0">
      <w:start w:val="0"/>
      <w:numFmt w:val="bullet"/>
      <w:lvlText w:val="▪"/>
      <w:lvlJc w:val="left"/>
      <w:pPr>
        <w:ind w:left="466"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42">
    <w:lvl w:ilvl="0">
      <w:start w:val="0"/>
      <w:numFmt w:val="bullet"/>
      <w:lvlText w:val="•"/>
      <w:lvlJc w:val="left"/>
      <w:pPr>
        <w:ind w:left="389" w:hanging="360"/>
      </w:pPr>
      <w:rPr>
        <w:rFonts w:ascii="Arial" w:cs="Arial" w:eastAsia="Arial" w:hAnsi="Arial"/>
      </w:rPr>
    </w:lvl>
    <w:lvl w:ilvl="1">
      <w:start w:val="0"/>
      <w:numFmt w:val="bullet"/>
      <w:lvlText w:val="•"/>
      <w:lvlJc w:val="left"/>
      <w:pPr>
        <w:ind w:left="850" w:hanging="360"/>
      </w:pPr>
      <w:rPr/>
    </w:lvl>
    <w:lvl w:ilvl="2">
      <w:start w:val="0"/>
      <w:numFmt w:val="bullet"/>
      <w:lvlText w:val="•"/>
      <w:lvlJc w:val="left"/>
      <w:pPr>
        <w:ind w:left="1320" w:hanging="360"/>
      </w:pPr>
      <w:rPr/>
    </w:lvl>
    <w:lvl w:ilvl="3">
      <w:start w:val="0"/>
      <w:numFmt w:val="bullet"/>
      <w:lvlText w:val="•"/>
      <w:lvlJc w:val="left"/>
      <w:pPr>
        <w:ind w:left="1791" w:hanging="360"/>
      </w:pPr>
      <w:rPr/>
    </w:lvl>
    <w:lvl w:ilvl="4">
      <w:start w:val="0"/>
      <w:numFmt w:val="bullet"/>
      <w:lvlText w:val="•"/>
      <w:lvlJc w:val="left"/>
      <w:pPr>
        <w:ind w:left="2261" w:hanging="360"/>
      </w:pPr>
      <w:rPr/>
    </w:lvl>
    <w:lvl w:ilvl="5">
      <w:start w:val="0"/>
      <w:numFmt w:val="bullet"/>
      <w:lvlText w:val="•"/>
      <w:lvlJc w:val="left"/>
      <w:pPr>
        <w:ind w:left="2732" w:hanging="360"/>
      </w:pPr>
      <w:rPr/>
    </w:lvl>
    <w:lvl w:ilvl="6">
      <w:start w:val="0"/>
      <w:numFmt w:val="bullet"/>
      <w:lvlText w:val="•"/>
      <w:lvlJc w:val="left"/>
      <w:pPr>
        <w:ind w:left="3202" w:hanging="360"/>
      </w:pPr>
      <w:rPr/>
    </w:lvl>
    <w:lvl w:ilvl="7">
      <w:start w:val="0"/>
      <w:numFmt w:val="bullet"/>
      <w:lvlText w:val="•"/>
      <w:lvlJc w:val="left"/>
      <w:pPr>
        <w:ind w:left="3672" w:hanging="360"/>
      </w:pPr>
      <w:rPr/>
    </w:lvl>
    <w:lvl w:ilvl="8">
      <w:start w:val="0"/>
      <w:numFmt w:val="bullet"/>
      <w:lvlText w:val="•"/>
      <w:lvlJc w:val="left"/>
      <w:pPr>
        <w:ind w:left="4143" w:hanging="360"/>
      </w:pPr>
      <w:rPr/>
    </w:lvl>
  </w:abstractNum>
  <w:abstractNum w:abstractNumId="43">
    <w:lvl w:ilvl="0">
      <w:start w:val="0"/>
      <w:numFmt w:val="bullet"/>
      <w:lvlText w:val="□"/>
      <w:lvlJc w:val="left"/>
      <w:pPr>
        <w:ind w:left="367" w:hanging="2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832" w:hanging="260"/>
      </w:pPr>
      <w:rPr/>
    </w:lvl>
    <w:lvl w:ilvl="2">
      <w:start w:val="0"/>
      <w:numFmt w:val="bullet"/>
      <w:lvlText w:val="•"/>
      <w:lvlJc w:val="left"/>
      <w:pPr>
        <w:ind w:left="1305" w:hanging="260"/>
      </w:pPr>
      <w:rPr/>
    </w:lvl>
    <w:lvl w:ilvl="3">
      <w:start w:val="0"/>
      <w:numFmt w:val="bullet"/>
      <w:lvlText w:val="•"/>
      <w:lvlJc w:val="left"/>
      <w:pPr>
        <w:ind w:left="1777" w:hanging="260"/>
      </w:pPr>
      <w:rPr/>
    </w:lvl>
    <w:lvl w:ilvl="4">
      <w:start w:val="0"/>
      <w:numFmt w:val="bullet"/>
      <w:lvlText w:val="•"/>
      <w:lvlJc w:val="left"/>
      <w:pPr>
        <w:ind w:left="2250" w:hanging="260"/>
      </w:pPr>
      <w:rPr/>
    </w:lvl>
    <w:lvl w:ilvl="5">
      <w:start w:val="0"/>
      <w:numFmt w:val="bullet"/>
      <w:lvlText w:val="•"/>
      <w:lvlJc w:val="left"/>
      <w:pPr>
        <w:ind w:left="2723" w:hanging="260"/>
      </w:pPr>
      <w:rPr/>
    </w:lvl>
    <w:lvl w:ilvl="6">
      <w:start w:val="0"/>
      <w:numFmt w:val="bullet"/>
      <w:lvlText w:val="•"/>
      <w:lvlJc w:val="left"/>
      <w:pPr>
        <w:ind w:left="3195" w:hanging="260"/>
      </w:pPr>
      <w:rPr/>
    </w:lvl>
    <w:lvl w:ilvl="7">
      <w:start w:val="0"/>
      <w:numFmt w:val="bullet"/>
      <w:lvlText w:val="•"/>
      <w:lvlJc w:val="left"/>
      <w:pPr>
        <w:ind w:left="3668" w:hanging="260"/>
      </w:pPr>
      <w:rPr/>
    </w:lvl>
    <w:lvl w:ilvl="8">
      <w:start w:val="0"/>
      <w:numFmt w:val="bullet"/>
      <w:lvlText w:val="•"/>
      <w:lvlJc w:val="left"/>
      <w:pPr>
        <w:ind w:left="4140" w:hanging="260"/>
      </w:pPr>
      <w:rPr/>
    </w:lvl>
  </w:abstractNum>
  <w:abstractNum w:abstractNumId="44">
    <w:lvl w:ilvl="0">
      <w:start w:val="0"/>
      <w:numFmt w:val="bullet"/>
      <w:lvlText w:val="□"/>
      <w:lvlJc w:val="left"/>
      <w:pPr>
        <w:ind w:left="107" w:hanging="2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598" w:hanging="260"/>
      </w:pPr>
      <w:rPr/>
    </w:lvl>
    <w:lvl w:ilvl="2">
      <w:start w:val="0"/>
      <w:numFmt w:val="bullet"/>
      <w:lvlText w:val="•"/>
      <w:lvlJc w:val="left"/>
      <w:pPr>
        <w:ind w:left="1097" w:hanging="260"/>
      </w:pPr>
      <w:rPr/>
    </w:lvl>
    <w:lvl w:ilvl="3">
      <w:start w:val="0"/>
      <w:numFmt w:val="bullet"/>
      <w:lvlText w:val="•"/>
      <w:lvlJc w:val="left"/>
      <w:pPr>
        <w:ind w:left="1595" w:hanging="260"/>
      </w:pPr>
      <w:rPr/>
    </w:lvl>
    <w:lvl w:ilvl="4">
      <w:start w:val="0"/>
      <w:numFmt w:val="bullet"/>
      <w:lvlText w:val="•"/>
      <w:lvlJc w:val="left"/>
      <w:pPr>
        <w:ind w:left="2094" w:hanging="260"/>
      </w:pPr>
      <w:rPr/>
    </w:lvl>
    <w:lvl w:ilvl="5">
      <w:start w:val="0"/>
      <w:numFmt w:val="bullet"/>
      <w:lvlText w:val="•"/>
      <w:lvlJc w:val="left"/>
      <w:pPr>
        <w:ind w:left="2593" w:hanging="260"/>
      </w:pPr>
      <w:rPr/>
    </w:lvl>
    <w:lvl w:ilvl="6">
      <w:start w:val="0"/>
      <w:numFmt w:val="bullet"/>
      <w:lvlText w:val="•"/>
      <w:lvlJc w:val="left"/>
      <w:pPr>
        <w:ind w:left="3091" w:hanging="260"/>
      </w:pPr>
      <w:rPr/>
    </w:lvl>
    <w:lvl w:ilvl="7">
      <w:start w:val="0"/>
      <w:numFmt w:val="bullet"/>
      <w:lvlText w:val="•"/>
      <w:lvlJc w:val="left"/>
      <w:pPr>
        <w:ind w:left="3590" w:hanging="260"/>
      </w:pPr>
      <w:rPr/>
    </w:lvl>
    <w:lvl w:ilvl="8">
      <w:start w:val="0"/>
      <w:numFmt w:val="bullet"/>
      <w:lvlText w:val="•"/>
      <w:lvlJc w:val="left"/>
      <w:pPr>
        <w:ind w:left="4088" w:hanging="260"/>
      </w:pPr>
      <w:rPr/>
    </w:lvl>
  </w:abstractNum>
  <w:abstractNum w:abstractNumId="45">
    <w:lvl w:ilvl="0">
      <w:start w:val="0"/>
      <w:numFmt w:val="bullet"/>
      <w:lvlText w:val="o"/>
      <w:lvlJc w:val="left"/>
      <w:pPr>
        <w:ind w:left="468" w:hanging="361.00000000000006"/>
      </w:pPr>
      <w:rPr>
        <w:rFonts w:ascii="Courier New" w:cs="Courier New" w:eastAsia="Courier New" w:hAnsi="Courier New"/>
        <w:b w:val="0"/>
        <w:bCs w:val="0"/>
        <w:i w:val="0"/>
        <w:iCs w:val="0"/>
        <w:sz w:val="22"/>
        <w:szCs w:val="22"/>
      </w:rPr>
    </w:lvl>
    <w:lvl w:ilvl="1">
      <w:start w:val="0"/>
      <w:numFmt w:val="bullet"/>
      <w:lvlText w:val="•"/>
      <w:lvlJc w:val="left"/>
      <w:pPr>
        <w:ind w:left="922" w:hanging="361"/>
      </w:pPr>
      <w:rPr/>
    </w:lvl>
    <w:lvl w:ilvl="2">
      <w:start w:val="0"/>
      <w:numFmt w:val="bullet"/>
      <w:lvlText w:val="•"/>
      <w:lvlJc w:val="left"/>
      <w:pPr>
        <w:ind w:left="1385" w:hanging="361"/>
      </w:pPr>
      <w:rPr/>
    </w:lvl>
    <w:lvl w:ilvl="3">
      <w:start w:val="0"/>
      <w:numFmt w:val="bullet"/>
      <w:lvlText w:val="•"/>
      <w:lvlJc w:val="left"/>
      <w:pPr>
        <w:ind w:left="1847" w:hanging="361"/>
      </w:pPr>
      <w:rPr/>
    </w:lvl>
    <w:lvl w:ilvl="4">
      <w:start w:val="0"/>
      <w:numFmt w:val="bullet"/>
      <w:lvlText w:val="•"/>
      <w:lvlJc w:val="left"/>
      <w:pPr>
        <w:ind w:left="2310" w:hanging="361"/>
      </w:pPr>
      <w:rPr/>
    </w:lvl>
    <w:lvl w:ilvl="5">
      <w:start w:val="0"/>
      <w:numFmt w:val="bullet"/>
      <w:lvlText w:val="•"/>
      <w:lvlJc w:val="left"/>
      <w:pPr>
        <w:ind w:left="2773" w:hanging="361"/>
      </w:pPr>
      <w:rPr/>
    </w:lvl>
    <w:lvl w:ilvl="6">
      <w:start w:val="0"/>
      <w:numFmt w:val="bullet"/>
      <w:lvlText w:val="•"/>
      <w:lvlJc w:val="left"/>
      <w:pPr>
        <w:ind w:left="3235" w:hanging="361"/>
      </w:pPr>
      <w:rPr/>
    </w:lvl>
    <w:lvl w:ilvl="7">
      <w:start w:val="0"/>
      <w:numFmt w:val="bullet"/>
      <w:lvlText w:val="•"/>
      <w:lvlJc w:val="left"/>
      <w:pPr>
        <w:ind w:left="3698" w:hanging="361"/>
      </w:pPr>
      <w:rPr/>
    </w:lvl>
    <w:lvl w:ilvl="8">
      <w:start w:val="0"/>
      <w:numFmt w:val="bullet"/>
      <w:lvlText w:val="•"/>
      <w:lvlJc w:val="left"/>
      <w:pPr>
        <w:ind w:left="4160" w:hanging="361"/>
      </w:pPr>
      <w:rPr/>
    </w:lvl>
  </w:abstractNum>
  <w:abstractNum w:abstractNumId="46">
    <w:lvl w:ilvl="0">
      <w:start w:val="0"/>
      <w:numFmt w:val="bullet"/>
      <w:lvlText w:val="•"/>
      <w:lvlJc w:val="left"/>
      <w:pPr>
        <w:ind w:left="857" w:hanging="356"/>
      </w:pPr>
      <w:rPr>
        <w:rFonts w:ascii="Arial" w:cs="Arial" w:eastAsia="Arial" w:hAnsi="Arial"/>
        <w:b w:val="0"/>
        <w:bCs w:val="0"/>
        <w:i w:val="0"/>
        <w:iCs w:val="0"/>
        <w:sz w:val="20"/>
        <w:szCs w:val="20"/>
      </w:rPr>
    </w:lvl>
    <w:lvl w:ilvl="1">
      <w:start w:val="0"/>
      <w:numFmt w:val="bullet"/>
      <w:lvlText w:val="•"/>
      <w:lvlJc w:val="left"/>
      <w:pPr>
        <w:ind w:left="1822" w:hanging="356"/>
      </w:pPr>
      <w:rPr/>
    </w:lvl>
    <w:lvl w:ilvl="2">
      <w:start w:val="0"/>
      <w:numFmt w:val="bullet"/>
      <w:lvlText w:val="•"/>
      <w:lvlJc w:val="left"/>
      <w:pPr>
        <w:ind w:left="2784" w:hanging="356"/>
      </w:pPr>
      <w:rPr/>
    </w:lvl>
    <w:lvl w:ilvl="3">
      <w:start w:val="0"/>
      <w:numFmt w:val="bullet"/>
      <w:lvlText w:val="•"/>
      <w:lvlJc w:val="left"/>
      <w:pPr>
        <w:ind w:left="3746" w:hanging="356"/>
      </w:pPr>
      <w:rPr/>
    </w:lvl>
    <w:lvl w:ilvl="4">
      <w:start w:val="0"/>
      <w:numFmt w:val="bullet"/>
      <w:lvlText w:val="•"/>
      <w:lvlJc w:val="left"/>
      <w:pPr>
        <w:ind w:left="4709" w:hanging="356"/>
      </w:pPr>
      <w:rPr/>
    </w:lvl>
    <w:lvl w:ilvl="5">
      <w:start w:val="0"/>
      <w:numFmt w:val="bullet"/>
      <w:lvlText w:val="•"/>
      <w:lvlJc w:val="left"/>
      <w:pPr>
        <w:ind w:left="5671" w:hanging="356"/>
      </w:pPr>
      <w:rPr/>
    </w:lvl>
    <w:lvl w:ilvl="6">
      <w:start w:val="0"/>
      <w:numFmt w:val="bullet"/>
      <w:lvlText w:val="•"/>
      <w:lvlJc w:val="left"/>
      <w:pPr>
        <w:ind w:left="6633" w:hanging="356.0000000000009"/>
      </w:pPr>
      <w:rPr/>
    </w:lvl>
    <w:lvl w:ilvl="7">
      <w:start w:val="0"/>
      <w:numFmt w:val="bullet"/>
      <w:lvlText w:val="•"/>
      <w:lvlJc w:val="left"/>
      <w:pPr>
        <w:ind w:left="7596" w:hanging="356"/>
      </w:pPr>
      <w:rPr/>
    </w:lvl>
    <w:lvl w:ilvl="8">
      <w:start w:val="0"/>
      <w:numFmt w:val="bullet"/>
      <w:lvlText w:val="•"/>
      <w:lvlJc w:val="left"/>
      <w:pPr>
        <w:ind w:left="8558" w:hanging="356"/>
      </w:pPr>
      <w:rPr/>
    </w:lvl>
  </w:abstractNum>
  <w:abstractNum w:abstractNumId="47">
    <w:lvl w:ilvl="0">
      <w:start w:val="0"/>
      <w:numFmt w:val="bullet"/>
      <w:lvlText w:val="o"/>
      <w:lvlJc w:val="left"/>
      <w:pPr>
        <w:ind w:left="828" w:hanging="360"/>
      </w:pPr>
      <w:rPr>
        <w:rFonts w:ascii="Courier New" w:cs="Courier New" w:eastAsia="Courier New" w:hAnsi="Courier New"/>
        <w:b w:val="0"/>
        <w:bCs w:val="0"/>
        <w:i w:val="0"/>
        <w:iCs w:val="0"/>
        <w:sz w:val="22"/>
        <w:szCs w:val="22"/>
      </w:rPr>
    </w:lvl>
    <w:lvl w:ilvl="1">
      <w:start w:val="0"/>
      <w:numFmt w:val="bullet"/>
      <w:lvlText w:val="•"/>
      <w:lvlJc w:val="left"/>
      <w:pPr>
        <w:ind w:left="1246" w:hanging="360"/>
      </w:pPr>
      <w:rPr/>
    </w:lvl>
    <w:lvl w:ilvl="2">
      <w:start w:val="0"/>
      <w:numFmt w:val="bullet"/>
      <w:lvlText w:val="•"/>
      <w:lvlJc w:val="left"/>
      <w:pPr>
        <w:ind w:left="1673" w:hanging="360"/>
      </w:pPr>
      <w:rPr/>
    </w:lvl>
    <w:lvl w:ilvl="3">
      <w:start w:val="0"/>
      <w:numFmt w:val="bullet"/>
      <w:lvlText w:val="•"/>
      <w:lvlJc w:val="left"/>
      <w:pPr>
        <w:ind w:left="2099" w:hanging="360"/>
      </w:pPr>
      <w:rPr/>
    </w:lvl>
    <w:lvl w:ilvl="4">
      <w:start w:val="0"/>
      <w:numFmt w:val="bullet"/>
      <w:lvlText w:val="•"/>
      <w:lvlJc w:val="left"/>
      <w:pPr>
        <w:ind w:left="2526" w:hanging="360"/>
      </w:pPr>
      <w:rPr/>
    </w:lvl>
    <w:lvl w:ilvl="5">
      <w:start w:val="0"/>
      <w:numFmt w:val="bullet"/>
      <w:lvlText w:val="•"/>
      <w:lvlJc w:val="left"/>
      <w:pPr>
        <w:ind w:left="2953" w:hanging="360"/>
      </w:pPr>
      <w:rPr/>
    </w:lvl>
    <w:lvl w:ilvl="6">
      <w:start w:val="0"/>
      <w:numFmt w:val="bullet"/>
      <w:lvlText w:val="•"/>
      <w:lvlJc w:val="left"/>
      <w:pPr>
        <w:ind w:left="3379" w:hanging="360"/>
      </w:pPr>
      <w:rPr/>
    </w:lvl>
    <w:lvl w:ilvl="7">
      <w:start w:val="0"/>
      <w:numFmt w:val="bullet"/>
      <w:lvlText w:val="•"/>
      <w:lvlJc w:val="left"/>
      <w:pPr>
        <w:ind w:left="3806" w:hanging="360"/>
      </w:pPr>
      <w:rPr/>
    </w:lvl>
    <w:lvl w:ilvl="8">
      <w:start w:val="0"/>
      <w:numFmt w:val="bullet"/>
      <w:lvlText w:val="•"/>
      <w:lvlJc w:val="left"/>
      <w:pPr>
        <w:ind w:left="4232" w:hanging="360"/>
      </w:pPr>
      <w:rPr/>
    </w:lvl>
  </w:abstractNum>
  <w:abstractNum w:abstractNumId="48">
    <w:lvl w:ilvl="0">
      <w:start w:val="0"/>
      <w:numFmt w:val="bullet"/>
      <w:lvlText w:val="o"/>
      <w:lvlJc w:val="left"/>
      <w:pPr>
        <w:ind w:left="828" w:hanging="360"/>
      </w:pPr>
      <w:rPr>
        <w:rFonts w:ascii="Courier New" w:cs="Courier New" w:eastAsia="Courier New" w:hAnsi="Courier New"/>
        <w:b w:val="0"/>
        <w:bCs w:val="0"/>
        <w:i w:val="0"/>
        <w:iCs w:val="0"/>
        <w:sz w:val="22"/>
        <w:szCs w:val="22"/>
      </w:rPr>
    </w:lvl>
    <w:lvl w:ilvl="1">
      <w:start w:val="0"/>
      <w:numFmt w:val="bullet"/>
      <w:lvlText w:val="•"/>
      <w:lvlJc w:val="left"/>
      <w:pPr>
        <w:ind w:left="1246" w:hanging="360"/>
      </w:pPr>
      <w:rPr/>
    </w:lvl>
    <w:lvl w:ilvl="2">
      <w:start w:val="0"/>
      <w:numFmt w:val="bullet"/>
      <w:lvlText w:val="•"/>
      <w:lvlJc w:val="left"/>
      <w:pPr>
        <w:ind w:left="1673" w:hanging="360"/>
      </w:pPr>
      <w:rPr/>
    </w:lvl>
    <w:lvl w:ilvl="3">
      <w:start w:val="0"/>
      <w:numFmt w:val="bullet"/>
      <w:lvlText w:val="•"/>
      <w:lvlJc w:val="left"/>
      <w:pPr>
        <w:ind w:left="2099" w:hanging="360"/>
      </w:pPr>
      <w:rPr/>
    </w:lvl>
    <w:lvl w:ilvl="4">
      <w:start w:val="0"/>
      <w:numFmt w:val="bullet"/>
      <w:lvlText w:val="•"/>
      <w:lvlJc w:val="left"/>
      <w:pPr>
        <w:ind w:left="2526" w:hanging="360"/>
      </w:pPr>
      <w:rPr/>
    </w:lvl>
    <w:lvl w:ilvl="5">
      <w:start w:val="0"/>
      <w:numFmt w:val="bullet"/>
      <w:lvlText w:val="•"/>
      <w:lvlJc w:val="left"/>
      <w:pPr>
        <w:ind w:left="2953" w:hanging="360"/>
      </w:pPr>
      <w:rPr/>
    </w:lvl>
    <w:lvl w:ilvl="6">
      <w:start w:val="0"/>
      <w:numFmt w:val="bullet"/>
      <w:lvlText w:val="•"/>
      <w:lvlJc w:val="left"/>
      <w:pPr>
        <w:ind w:left="3379" w:hanging="360"/>
      </w:pPr>
      <w:rPr/>
    </w:lvl>
    <w:lvl w:ilvl="7">
      <w:start w:val="0"/>
      <w:numFmt w:val="bullet"/>
      <w:lvlText w:val="•"/>
      <w:lvlJc w:val="left"/>
      <w:pPr>
        <w:ind w:left="3806" w:hanging="360"/>
      </w:pPr>
      <w:rPr/>
    </w:lvl>
    <w:lvl w:ilvl="8">
      <w:start w:val="0"/>
      <w:numFmt w:val="bullet"/>
      <w:lvlText w:val="•"/>
      <w:lvlJc w:val="left"/>
      <w:pPr>
        <w:ind w:left="4232" w:hanging="360"/>
      </w:pPr>
      <w:rPr/>
    </w:lvl>
  </w:abstractNum>
  <w:abstractNum w:abstractNumId="49">
    <w:lvl w:ilvl="0">
      <w:start w:val="0"/>
      <w:numFmt w:val="bullet"/>
      <w:lvlText w:val="o"/>
      <w:lvlJc w:val="left"/>
      <w:pPr>
        <w:ind w:left="828" w:hanging="360"/>
      </w:pPr>
      <w:rPr>
        <w:rFonts w:ascii="Courier New" w:cs="Courier New" w:eastAsia="Courier New" w:hAnsi="Courier New"/>
        <w:b w:val="0"/>
        <w:bCs w:val="0"/>
        <w:i w:val="0"/>
        <w:iCs w:val="0"/>
        <w:sz w:val="22"/>
        <w:szCs w:val="22"/>
      </w:rPr>
    </w:lvl>
    <w:lvl w:ilvl="1">
      <w:start w:val="0"/>
      <w:numFmt w:val="bullet"/>
      <w:lvlText w:val="•"/>
      <w:lvlJc w:val="left"/>
      <w:pPr>
        <w:ind w:left="1246" w:hanging="360"/>
      </w:pPr>
      <w:rPr/>
    </w:lvl>
    <w:lvl w:ilvl="2">
      <w:start w:val="0"/>
      <w:numFmt w:val="bullet"/>
      <w:lvlText w:val="•"/>
      <w:lvlJc w:val="left"/>
      <w:pPr>
        <w:ind w:left="1673" w:hanging="360"/>
      </w:pPr>
      <w:rPr/>
    </w:lvl>
    <w:lvl w:ilvl="3">
      <w:start w:val="0"/>
      <w:numFmt w:val="bullet"/>
      <w:lvlText w:val="•"/>
      <w:lvlJc w:val="left"/>
      <w:pPr>
        <w:ind w:left="2099" w:hanging="360"/>
      </w:pPr>
      <w:rPr/>
    </w:lvl>
    <w:lvl w:ilvl="4">
      <w:start w:val="0"/>
      <w:numFmt w:val="bullet"/>
      <w:lvlText w:val="•"/>
      <w:lvlJc w:val="left"/>
      <w:pPr>
        <w:ind w:left="2526" w:hanging="360"/>
      </w:pPr>
      <w:rPr/>
    </w:lvl>
    <w:lvl w:ilvl="5">
      <w:start w:val="0"/>
      <w:numFmt w:val="bullet"/>
      <w:lvlText w:val="•"/>
      <w:lvlJc w:val="left"/>
      <w:pPr>
        <w:ind w:left="2953" w:hanging="360"/>
      </w:pPr>
      <w:rPr/>
    </w:lvl>
    <w:lvl w:ilvl="6">
      <w:start w:val="0"/>
      <w:numFmt w:val="bullet"/>
      <w:lvlText w:val="•"/>
      <w:lvlJc w:val="left"/>
      <w:pPr>
        <w:ind w:left="3379" w:hanging="360"/>
      </w:pPr>
      <w:rPr/>
    </w:lvl>
    <w:lvl w:ilvl="7">
      <w:start w:val="0"/>
      <w:numFmt w:val="bullet"/>
      <w:lvlText w:val="•"/>
      <w:lvlJc w:val="left"/>
      <w:pPr>
        <w:ind w:left="3806" w:hanging="360"/>
      </w:pPr>
      <w:rPr/>
    </w:lvl>
    <w:lvl w:ilvl="8">
      <w:start w:val="0"/>
      <w:numFmt w:val="bullet"/>
      <w:lvlText w:val="•"/>
      <w:lvlJc w:val="left"/>
      <w:pPr>
        <w:ind w:left="4232" w:hanging="360"/>
      </w:pPr>
      <w:rPr/>
    </w:lvl>
  </w:abstractNum>
  <w:abstractNum w:abstractNumId="50">
    <w:lvl w:ilvl="0">
      <w:start w:val="0"/>
      <w:numFmt w:val="bullet"/>
      <w:lvlText w:val="o"/>
      <w:lvlJc w:val="left"/>
      <w:pPr>
        <w:ind w:left="828" w:hanging="360"/>
      </w:pPr>
      <w:rPr>
        <w:rFonts w:ascii="Courier New" w:cs="Courier New" w:eastAsia="Courier New" w:hAnsi="Courier New"/>
        <w:b w:val="0"/>
        <w:bCs w:val="0"/>
        <w:i w:val="0"/>
        <w:iCs w:val="0"/>
        <w:sz w:val="22"/>
        <w:szCs w:val="22"/>
      </w:rPr>
    </w:lvl>
    <w:lvl w:ilvl="1">
      <w:start w:val="0"/>
      <w:numFmt w:val="bullet"/>
      <w:lvlText w:val="•"/>
      <w:lvlJc w:val="left"/>
      <w:pPr>
        <w:ind w:left="1246" w:hanging="360"/>
      </w:pPr>
      <w:rPr/>
    </w:lvl>
    <w:lvl w:ilvl="2">
      <w:start w:val="0"/>
      <w:numFmt w:val="bullet"/>
      <w:lvlText w:val="•"/>
      <w:lvlJc w:val="left"/>
      <w:pPr>
        <w:ind w:left="1673" w:hanging="360"/>
      </w:pPr>
      <w:rPr/>
    </w:lvl>
    <w:lvl w:ilvl="3">
      <w:start w:val="0"/>
      <w:numFmt w:val="bullet"/>
      <w:lvlText w:val="•"/>
      <w:lvlJc w:val="left"/>
      <w:pPr>
        <w:ind w:left="2099" w:hanging="360"/>
      </w:pPr>
      <w:rPr/>
    </w:lvl>
    <w:lvl w:ilvl="4">
      <w:start w:val="0"/>
      <w:numFmt w:val="bullet"/>
      <w:lvlText w:val="•"/>
      <w:lvlJc w:val="left"/>
      <w:pPr>
        <w:ind w:left="2526" w:hanging="360"/>
      </w:pPr>
      <w:rPr/>
    </w:lvl>
    <w:lvl w:ilvl="5">
      <w:start w:val="0"/>
      <w:numFmt w:val="bullet"/>
      <w:lvlText w:val="•"/>
      <w:lvlJc w:val="left"/>
      <w:pPr>
        <w:ind w:left="2953" w:hanging="360"/>
      </w:pPr>
      <w:rPr/>
    </w:lvl>
    <w:lvl w:ilvl="6">
      <w:start w:val="0"/>
      <w:numFmt w:val="bullet"/>
      <w:lvlText w:val="•"/>
      <w:lvlJc w:val="left"/>
      <w:pPr>
        <w:ind w:left="3379" w:hanging="360"/>
      </w:pPr>
      <w:rPr/>
    </w:lvl>
    <w:lvl w:ilvl="7">
      <w:start w:val="0"/>
      <w:numFmt w:val="bullet"/>
      <w:lvlText w:val="•"/>
      <w:lvlJc w:val="left"/>
      <w:pPr>
        <w:ind w:left="3806" w:hanging="360"/>
      </w:pPr>
      <w:rPr/>
    </w:lvl>
    <w:lvl w:ilvl="8">
      <w:start w:val="0"/>
      <w:numFmt w:val="bullet"/>
      <w:lvlText w:val="•"/>
      <w:lvlJc w:val="left"/>
      <w:pPr>
        <w:ind w:left="4232" w:hanging="360"/>
      </w:pPr>
      <w:rPr/>
    </w:lvl>
  </w:abstractNum>
  <w:abstractNum w:abstractNumId="51">
    <w:lvl w:ilvl="0">
      <w:start w:val="0"/>
      <w:numFmt w:val="bullet"/>
      <w:lvlText w:val="•"/>
      <w:lvlJc w:val="left"/>
      <w:pPr>
        <w:ind w:left="828" w:hanging="360"/>
      </w:pPr>
      <w:rPr>
        <w:rFonts w:ascii="Arial" w:cs="Arial" w:eastAsia="Arial" w:hAnsi="Arial"/>
        <w:b w:val="0"/>
        <w:bCs w:val="0"/>
        <w:i w:val="0"/>
        <w:iCs w:val="0"/>
        <w:sz w:val="22"/>
        <w:szCs w:val="22"/>
      </w:rPr>
    </w:lvl>
    <w:lvl w:ilvl="1">
      <w:start w:val="0"/>
      <w:numFmt w:val="bullet"/>
      <w:lvlText w:val="•"/>
      <w:lvlJc w:val="left"/>
      <w:pPr>
        <w:ind w:left="1246" w:hanging="360"/>
      </w:pPr>
      <w:rPr/>
    </w:lvl>
    <w:lvl w:ilvl="2">
      <w:start w:val="0"/>
      <w:numFmt w:val="bullet"/>
      <w:lvlText w:val="•"/>
      <w:lvlJc w:val="left"/>
      <w:pPr>
        <w:ind w:left="1673" w:hanging="360"/>
      </w:pPr>
      <w:rPr/>
    </w:lvl>
    <w:lvl w:ilvl="3">
      <w:start w:val="0"/>
      <w:numFmt w:val="bullet"/>
      <w:lvlText w:val="•"/>
      <w:lvlJc w:val="left"/>
      <w:pPr>
        <w:ind w:left="2099" w:hanging="360"/>
      </w:pPr>
      <w:rPr/>
    </w:lvl>
    <w:lvl w:ilvl="4">
      <w:start w:val="0"/>
      <w:numFmt w:val="bullet"/>
      <w:lvlText w:val="•"/>
      <w:lvlJc w:val="left"/>
      <w:pPr>
        <w:ind w:left="2526" w:hanging="360"/>
      </w:pPr>
      <w:rPr/>
    </w:lvl>
    <w:lvl w:ilvl="5">
      <w:start w:val="0"/>
      <w:numFmt w:val="bullet"/>
      <w:lvlText w:val="•"/>
      <w:lvlJc w:val="left"/>
      <w:pPr>
        <w:ind w:left="2953" w:hanging="360"/>
      </w:pPr>
      <w:rPr/>
    </w:lvl>
    <w:lvl w:ilvl="6">
      <w:start w:val="0"/>
      <w:numFmt w:val="bullet"/>
      <w:lvlText w:val="•"/>
      <w:lvlJc w:val="left"/>
      <w:pPr>
        <w:ind w:left="3379" w:hanging="360"/>
      </w:pPr>
      <w:rPr/>
    </w:lvl>
    <w:lvl w:ilvl="7">
      <w:start w:val="0"/>
      <w:numFmt w:val="bullet"/>
      <w:lvlText w:val="•"/>
      <w:lvlJc w:val="left"/>
      <w:pPr>
        <w:ind w:left="3806" w:hanging="360"/>
      </w:pPr>
      <w:rPr/>
    </w:lvl>
    <w:lvl w:ilvl="8">
      <w:start w:val="0"/>
      <w:numFmt w:val="bullet"/>
      <w:lvlText w:val="•"/>
      <w:lvlJc w:val="left"/>
      <w:pPr>
        <w:ind w:left="4232" w:hanging="360"/>
      </w:pPr>
      <w:rPr/>
    </w:lvl>
  </w:abstractNum>
  <w:abstractNum w:abstractNumId="52">
    <w:lvl w:ilvl="0">
      <w:start w:val="0"/>
      <w:numFmt w:val="bullet"/>
      <w:lvlText w:val="□"/>
      <w:lvlJc w:val="left"/>
      <w:pPr>
        <w:ind w:left="367" w:hanging="2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832" w:hanging="260"/>
      </w:pPr>
      <w:rPr/>
    </w:lvl>
    <w:lvl w:ilvl="2">
      <w:start w:val="0"/>
      <w:numFmt w:val="bullet"/>
      <w:lvlText w:val="•"/>
      <w:lvlJc w:val="left"/>
      <w:pPr>
        <w:ind w:left="1305" w:hanging="260"/>
      </w:pPr>
      <w:rPr/>
    </w:lvl>
    <w:lvl w:ilvl="3">
      <w:start w:val="0"/>
      <w:numFmt w:val="bullet"/>
      <w:lvlText w:val="•"/>
      <w:lvlJc w:val="left"/>
      <w:pPr>
        <w:ind w:left="1777" w:hanging="260"/>
      </w:pPr>
      <w:rPr/>
    </w:lvl>
    <w:lvl w:ilvl="4">
      <w:start w:val="0"/>
      <w:numFmt w:val="bullet"/>
      <w:lvlText w:val="•"/>
      <w:lvlJc w:val="left"/>
      <w:pPr>
        <w:ind w:left="2250" w:hanging="260"/>
      </w:pPr>
      <w:rPr/>
    </w:lvl>
    <w:lvl w:ilvl="5">
      <w:start w:val="0"/>
      <w:numFmt w:val="bullet"/>
      <w:lvlText w:val="•"/>
      <w:lvlJc w:val="left"/>
      <w:pPr>
        <w:ind w:left="2723" w:hanging="260"/>
      </w:pPr>
      <w:rPr/>
    </w:lvl>
    <w:lvl w:ilvl="6">
      <w:start w:val="0"/>
      <w:numFmt w:val="bullet"/>
      <w:lvlText w:val="•"/>
      <w:lvlJc w:val="left"/>
      <w:pPr>
        <w:ind w:left="3195" w:hanging="260"/>
      </w:pPr>
      <w:rPr/>
    </w:lvl>
    <w:lvl w:ilvl="7">
      <w:start w:val="0"/>
      <w:numFmt w:val="bullet"/>
      <w:lvlText w:val="•"/>
      <w:lvlJc w:val="left"/>
      <w:pPr>
        <w:ind w:left="3668" w:hanging="260"/>
      </w:pPr>
      <w:rPr/>
    </w:lvl>
    <w:lvl w:ilvl="8">
      <w:start w:val="0"/>
      <w:numFmt w:val="bullet"/>
      <w:lvlText w:val="•"/>
      <w:lvlJc w:val="left"/>
      <w:pPr>
        <w:ind w:left="4140" w:hanging="260"/>
      </w:pPr>
      <w:rPr/>
    </w:lvl>
  </w:abstractNum>
  <w:abstractNum w:abstractNumId="53">
    <w:lvl w:ilvl="0">
      <w:start w:val="0"/>
      <w:numFmt w:val="bullet"/>
      <w:lvlText w:val="•"/>
      <w:lvlJc w:val="left"/>
      <w:pPr>
        <w:ind w:left="826" w:hanging="360.00000000000006"/>
      </w:pPr>
      <w:rPr>
        <w:rFonts w:ascii="Arial" w:cs="Arial" w:eastAsia="Arial" w:hAnsi="Arial"/>
        <w:b w:val="0"/>
        <w:bCs w:val="0"/>
        <w:i w:val="0"/>
        <w:iCs w:val="0"/>
        <w:sz w:val="20"/>
        <w:szCs w:val="20"/>
      </w:rPr>
    </w:lvl>
    <w:lvl w:ilvl="1">
      <w:start w:val="0"/>
      <w:numFmt w:val="bullet"/>
      <w:lvlText w:val="•"/>
      <w:lvlJc w:val="left"/>
      <w:pPr>
        <w:ind w:left="1246" w:hanging="360"/>
      </w:pPr>
      <w:rPr/>
    </w:lvl>
    <w:lvl w:ilvl="2">
      <w:start w:val="0"/>
      <w:numFmt w:val="bullet"/>
      <w:lvlText w:val="•"/>
      <w:lvlJc w:val="left"/>
      <w:pPr>
        <w:ind w:left="1672" w:hanging="360"/>
      </w:pPr>
      <w:rPr/>
    </w:lvl>
    <w:lvl w:ilvl="3">
      <w:start w:val="0"/>
      <w:numFmt w:val="bullet"/>
      <w:lvlText w:val="•"/>
      <w:lvlJc w:val="left"/>
      <w:pPr>
        <w:ind w:left="2099" w:hanging="360"/>
      </w:pPr>
      <w:rPr/>
    </w:lvl>
    <w:lvl w:ilvl="4">
      <w:start w:val="0"/>
      <w:numFmt w:val="bullet"/>
      <w:lvlText w:val="•"/>
      <w:lvlJc w:val="left"/>
      <w:pPr>
        <w:ind w:left="2525" w:hanging="360"/>
      </w:pPr>
      <w:rPr/>
    </w:lvl>
    <w:lvl w:ilvl="5">
      <w:start w:val="0"/>
      <w:numFmt w:val="bullet"/>
      <w:lvlText w:val="•"/>
      <w:lvlJc w:val="left"/>
      <w:pPr>
        <w:ind w:left="2952" w:hanging="360"/>
      </w:pPr>
      <w:rPr/>
    </w:lvl>
    <w:lvl w:ilvl="6">
      <w:start w:val="0"/>
      <w:numFmt w:val="bullet"/>
      <w:lvlText w:val="•"/>
      <w:lvlJc w:val="left"/>
      <w:pPr>
        <w:ind w:left="3378" w:hanging="360"/>
      </w:pPr>
      <w:rPr/>
    </w:lvl>
    <w:lvl w:ilvl="7">
      <w:start w:val="0"/>
      <w:numFmt w:val="bullet"/>
      <w:lvlText w:val="•"/>
      <w:lvlJc w:val="left"/>
      <w:pPr>
        <w:ind w:left="3804" w:hanging="360"/>
      </w:pPr>
      <w:rPr/>
    </w:lvl>
    <w:lvl w:ilvl="8">
      <w:start w:val="0"/>
      <w:numFmt w:val="bullet"/>
      <w:lvlText w:val="•"/>
      <w:lvlJc w:val="left"/>
      <w:pPr>
        <w:ind w:left="4231" w:hanging="360"/>
      </w:pPr>
      <w:rPr/>
    </w:lvl>
  </w:abstractNum>
  <w:abstractNum w:abstractNumId="54">
    <w:lvl w:ilvl="0">
      <w:start w:val="0"/>
      <w:numFmt w:val="bullet"/>
      <w:lvlText w:val="•"/>
      <w:lvlJc w:val="left"/>
      <w:pPr>
        <w:ind w:left="819" w:hanging="355.99999999999994"/>
      </w:pPr>
      <w:rPr>
        <w:rFonts w:ascii="Arial" w:cs="Arial" w:eastAsia="Arial" w:hAnsi="Arial"/>
        <w:b w:val="0"/>
        <w:bCs w:val="0"/>
        <w:i w:val="0"/>
        <w:iCs w:val="0"/>
        <w:sz w:val="20"/>
        <w:szCs w:val="20"/>
      </w:rPr>
    </w:lvl>
    <w:lvl w:ilvl="1">
      <w:start w:val="0"/>
      <w:numFmt w:val="bullet"/>
      <w:lvlText w:val="•"/>
      <w:lvlJc w:val="left"/>
      <w:pPr>
        <w:ind w:left="1246" w:hanging="356"/>
      </w:pPr>
      <w:rPr/>
    </w:lvl>
    <w:lvl w:ilvl="2">
      <w:start w:val="0"/>
      <w:numFmt w:val="bullet"/>
      <w:lvlText w:val="•"/>
      <w:lvlJc w:val="left"/>
      <w:pPr>
        <w:ind w:left="1673" w:hanging="355.9999999999998"/>
      </w:pPr>
      <w:rPr/>
    </w:lvl>
    <w:lvl w:ilvl="3">
      <w:start w:val="0"/>
      <w:numFmt w:val="bullet"/>
      <w:lvlText w:val="•"/>
      <w:lvlJc w:val="left"/>
      <w:pPr>
        <w:ind w:left="2100" w:hanging="356"/>
      </w:pPr>
      <w:rPr/>
    </w:lvl>
    <w:lvl w:ilvl="4">
      <w:start w:val="0"/>
      <w:numFmt w:val="bullet"/>
      <w:lvlText w:val="•"/>
      <w:lvlJc w:val="left"/>
      <w:pPr>
        <w:ind w:left="2527" w:hanging="356"/>
      </w:pPr>
      <w:rPr/>
    </w:lvl>
    <w:lvl w:ilvl="5">
      <w:start w:val="0"/>
      <w:numFmt w:val="bullet"/>
      <w:lvlText w:val="•"/>
      <w:lvlJc w:val="left"/>
      <w:pPr>
        <w:ind w:left="2954" w:hanging="356.00000000000045"/>
      </w:pPr>
      <w:rPr/>
    </w:lvl>
    <w:lvl w:ilvl="6">
      <w:start w:val="0"/>
      <w:numFmt w:val="bullet"/>
      <w:lvlText w:val="•"/>
      <w:lvlJc w:val="left"/>
      <w:pPr>
        <w:ind w:left="3381" w:hanging="356"/>
      </w:pPr>
      <w:rPr/>
    </w:lvl>
    <w:lvl w:ilvl="7">
      <w:start w:val="0"/>
      <w:numFmt w:val="bullet"/>
      <w:lvlText w:val="•"/>
      <w:lvlJc w:val="left"/>
      <w:pPr>
        <w:ind w:left="3808" w:hanging="356"/>
      </w:pPr>
      <w:rPr/>
    </w:lvl>
    <w:lvl w:ilvl="8">
      <w:start w:val="0"/>
      <w:numFmt w:val="bullet"/>
      <w:lvlText w:val="•"/>
      <w:lvlJc w:val="left"/>
      <w:pPr>
        <w:ind w:left="4235" w:hanging="356"/>
      </w:pPr>
      <w:rPr/>
    </w:lvl>
  </w:abstractNum>
  <w:abstractNum w:abstractNumId="55">
    <w:lvl w:ilvl="0">
      <w:start w:val="0"/>
      <w:numFmt w:val="bullet"/>
      <w:lvlText w:val="o"/>
      <w:lvlJc w:val="left"/>
      <w:pPr>
        <w:ind w:left="828" w:hanging="360"/>
      </w:pPr>
      <w:rPr>
        <w:rFonts w:ascii="Courier New" w:cs="Courier New" w:eastAsia="Courier New" w:hAnsi="Courier New"/>
        <w:b w:val="0"/>
        <w:bCs w:val="0"/>
        <w:i w:val="0"/>
        <w:iCs w:val="0"/>
        <w:sz w:val="22"/>
        <w:szCs w:val="22"/>
      </w:rPr>
    </w:lvl>
    <w:lvl w:ilvl="1">
      <w:start w:val="0"/>
      <w:numFmt w:val="bullet"/>
      <w:lvlText w:val="•"/>
      <w:lvlJc w:val="left"/>
      <w:pPr>
        <w:ind w:left="1246" w:hanging="360"/>
      </w:pPr>
      <w:rPr/>
    </w:lvl>
    <w:lvl w:ilvl="2">
      <w:start w:val="0"/>
      <w:numFmt w:val="bullet"/>
      <w:lvlText w:val="•"/>
      <w:lvlJc w:val="left"/>
      <w:pPr>
        <w:ind w:left="1673" w:hanging="360"/>
      </w:pPr>
      <w:rPr/>
    </w:lvl>
    <w:lvl w:ilvl="3">
      <w:start w:val="0"/>
      <w:numFmt w:val="bullet"/>
      <w:lvlText w:val="•"/>
      <w:lvlJc w:val="left"/>
      <w:pPr>
        <w:ind w:left="2099" w:hanging="360"/>
      </w:pPr>
      <w:rPr/>
    </w:lvl>
    <w:lvl w:ilvl="4">
      <w:start w:val="0"/>
      <w:numFmt w:val="bullet"/>
      <w:lvlText w:val="•"/>
      <w:lvlJc w:val="left"/>
      <w:pPr>
        <w:ind w:left="2526" w:hanging="360"/>
      </w:pPr>
      <w:rPr/>
    </w:lvl>
    <w:lvl w:ilvl="5">
      <w:start w:val="0"/>
      <w:numFmt w:val="bullet"/>
      <w:lvlText w:val="•"/>
      <w:lvlJc w:val="left"/>
      <w:pPr>
        <w:ind w:left="2953" w:hanging="360"/>
      </w:pPr>
      <w:rPr/>
    </w:lvl>
    <w:lvl w:ilvl="6">
      <w:start w:val="0"/>
      <w:numFmt w:val="bullet"/>
      <w:lvlText w:val="•"/>
      <w:lvlJc w:val="left"/>
      <w:pPr>
        <w:ind w:left="3379" w:hanging="360"/>
      </w:pPr>
      <w:rPr/>
    </w:lvl>
    <w:lvl w:ilvl="7">
      <w:start w:val="0"/>
      <w:numFmt w:val="bullet"/>
      <w:lvlText w:val="•"/>
      <w:lvlJc w:val="left"/>
      <w:pPr>
        <w:ind w:left="3806" w:hanging="360"/>
      </w:pPr>
      <w:rPr/>
    </w:lvl>
    <w:lvl w:ilvl="8">
      <w:start w:val="0"/>
      <w:numFmt w:val="bullet"/>
      <w:lvlText w:val="•"/>
      <w:lvlJc w:val="left"/>
      <w:pPr>
        <w:ind w:left="4232" w:hanging="360"/>
      </w:pPr>
      <w:rPr/>
    </w:lvl>
  </w:abstractNum>
  <w:abstractNum w:abstractNumId="56">
    <w:lvl w:ilvl="0">
      <w:start w:val="0"/>
      <w:numFmt w:val="bullet"/>
      <w:lvlText w:val="o"/>
      <w:lvlJc w:val="left"/>
      <w:pPr>
        <w:ind w:left="828" w:hanging="360"/>
      </w:pPr>
      <w:rPr>
        <w:rFonts w:ascii="Courier New" w:cs="Courier New" w:eastAsia="Courier New" w:hAnsi="Courier New"/>
        <w:b w:val="0"/>
        <w:bCs w:val="0"/>
        <w:i w:val="0"/>
        <w:iCs w:val="0"/>
        <w:sz w:val="22"/>
        <w:szCs w:val="22"/>
      </w:rPr>
    </w:lvl>
    <w:lvl w:ilvl="1">
      <w:start w:val="0"/>
      <w:numFmt w:val="bullet"/>
      <w:lvlText w:val="•"/>
      <w:lvlJc w:val="left"/>
      <w:pPr>
        <w:ind w:left="1246" w:hanging="360"/>
      </w:pPr>
      <w:rPr/>
    </w:lvl>
    <w:lvl w:ilvl="2">
      <w:start w:val="0"/>
      <w:numFmt w:val="bullet"/>
      <w:lvlText w:val="•"/>
      <w:lvlJc w:val="left"/>
      <w:pPr>
        <w:ind w:left="1673" w:hanging="360"/>
      </w:pPr>
      <w:rPr/>
    </w:lvl>
    <w:lvl w:ilvl="3">
      <w:start w:val="0"/>
      <w:numFmt w:val="bullet"/>
      <w:lvlText w:val="•"/>
      <w:lvlJc w:val="left"/>
      <w:pPr>
        <w:ind w:left="2099" w:hanging="360"/>
      </w:pPr>
      <w:rPr/>
    </w:lvl>
    <w:lvl w:ilvl="4">
      <w:start w:val="0"/>
      <w:numFmt w:val="bullet"/>
      <w:lvlText w:val="•"/>
      <w:lvlJc w:val="left"/>
      <w:pPr>
        <w:ind w:left="2526" w:hanging="360"/>
      </w:pPr>
      <w:rPr/>
    </w:lvl>
    <w:lvl w:ilvl="5">
      <w:start w:val="0"/>
      <w:numFmt w:val="bullet"/>
      <w:lvlText w:val="•"/>
      <w:lvlJc w:val="left"/>
      <w:pPr>
        <w:ind w:left="2953" w:hanging="360"/>
      </w:pPr>
      <w:rPr/>
    </w:lvl>
    <w:lvl w:ilvl="6">
      <w:start w:val="0"/>
      <w:numFmt w:val="bullet"/>
      <w:lvlText w:val="•"/>
      <w:lvlJc w:val="left"/>
      <w:pPr>
        <w:ind w:left="3379" w:hanging="360"/>
      </w:pPr>
      <w:rPr/>
    </w:lvl>
    <w:lvl w:ilvl="7">
      <w:start w:val="0"/>
      <w:numFmt w:val="bullet"/>
      <w:lvlText w:val="•"/>
      <w:lvlJc w:val="left"/>
      <w:pPr>
        <w:ind w:left="3806" w:hanging="360"/>
      </w:pPr>
      <w:rPr/>
    </w:lvl>
    <w:lvl w:ilvl="8">
      <w:start w:val="0"/>
      <w:numFmt w:val="bullet"/>
      <w:lvlText w:val="•"/>
      <w:lvlJc w:val="left"/>
      <w:pPr>
        <w:ind w:left="4232" w:hanging="360"/>
      </w:pPr>
      <w:rPr/>
    </w:lvl>
  </w:abstractNum>
  <w:abstractNum w:abstractNumId="57">
    <w:lvl w:ilvl="0">
      <w:start w:val="0"/>
      <w:numFmt w:val="bullet"/>
      <w:lvlText w:val="•"/>
      <w:lvlJc w:val="left"/>
      <w:pPr>
        <w:ind w:left="977" w:hanging="360"/>
      </w:pPr>
      <w:rPr>
        <w:rFonts w:ascii="Arial" w:cs="Arial" w:eastAsia="Arial" w:hAnsi="Arial"/>
        <w:b w:val="0"/>
        <w:bCs w:val="0"/>
        <w:i w:val="0"/>
        <w:iCs w:val="0"/>
        <w:sz w:val="20"/>
        <w:szCs w:val="20"/>
      </w:rPr>
    </w:lvl>
    <w:lvl w:ilvl="1">
      <w:start w:val="0"/>
      <w:numFmt w:val="bullet"/>
      <w:lvlText w:val="•"/>
      <w:lvlJc w:val="left"/>
      <w:pPr>
        <w:ind w:left="1930" w:hanging="360"/>
      </w:pPr>
      <w:rPr/>
    </w:lvl>
    <w:lvl w:ilvl="2">
      <w:start w:val="0"/>
      <w:numFmt w:val="bullet"/>
      <w:lvlText w:val="•"/>
      <w:lvlJc w:val="left"/>
      <w:pPr>
        <w:ind w:left="2880" w:hanging="360"/>
      </w:pPr>
      <w:rPr/>
    </w:lvl>
    <w:lvl w:ilvl="3">
      <w:start w:val="0"/>
      <w:numFmt w:val="bullet"/>
      <w:lvlText w:val="•"/>
      <w:lvlJc w:val="left"/>
      <w:pPr>
        <w:ind w:left="3830" w:hanging="360"/>
      </w:pPr>
      <w:rPr/>
    </w:lvl>
    <w:lvl w:ilvl="4">
      <w:start w:val="0"/>
      <w:numFmt w:val="bullet"/>
      <w:lvlText w:val="•"/>
      <w:lvlJc w:val="left"/>
      <w:pPr>
        <w:ind w:left="4781" w:hanging="360"/>
      </w:pPr>
      <w:rPr/>
    </w:lvl>
    <w:lvl w:ilvl="5">
      <w:start w:val="0"/>
      <w:numFmt w:val="bullet"/>
      <w:lvlText w:val="•"/>
      <w:lvlJc w:val="left"/>
      <w:pPr>
        <w:ind w:left="5731" w:hanging="360"/>
      </w:pPr>
      <w:rPr/>
    </w:lvl>
    <w:lvl w:ilvl="6">
      <w:start w:val="0"/>
      <w:numFmt w:val="bullet"/>
      <w:lvlText w:val="•"/>
      <w:lvlJc w:val="left"/>
      <w:pPr>
        <w:ind w:left="6681" w:hanging="360"/>
      </w:pPr>
      <w:rPr/>
    </w:lvl>
    <w:lvl w:ilvl="7">
      <w:start w:val="0"/>
      <w:numFmt w:val="bullet"/>
      <w:lvlText w:val="•"/>
      <w:lvlJc w:val="left"/>
      <w:pPr>
        <w:ind w:left="7632" w:hanging="360"/>
      </w:pPr>
      <w:rPr/>
    </w:lvl>
    <w:lvl w:ilvl="8">
      <w:start w:val="0"/>
      <w:numFmt w:val="bullet"/>
      <w:lvlText w:val="•"/>
      <w:lvlJc w:val="left"/>
      <w:pPr>
        <w:ind w:left="8582" w:hanging="360"/>
      </w:pPr>
      <w:rPr/>
    </w:lvl>
  </w:abstractNum>
  <w:abstractNum w:abstractNumId="58">
    <w:lvl w:ilvl="0">
      <w:start w:val="0"/>
      <w:numFmt w:val="bullet"/>
      <w:lvlText w:val="•"/>
      <w:lvlJc w:val="left"/>
      <w:pPr>
        <w:ind w:left="466" w:hanging="360"/>
      </w:pPr>
      <w:rPr>
        <w:rFonts w:ascii="Arial" w:cs="Arial" w:eastAsia="Arial" w:hAnsi="Arial"/>
        <w:b w:val="0"/>
        <w:bCs w:val="0"/>
        <w:i w:val="0"/>
        <w:iCs w:val="0"/>
        <w:sz w:val="22"/>
        <w:szCs w:val="22"/>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59">
    <w:lvl w:ilvl="0">
      <w:start w:val="0"/>
      <w:numFmt w:val="bullet"/>
      <w:lvlText w:val="•"/>
      <w:lvlJc w:val="left"/>
      <w:pPr>
        <w:ind w:left="466" w:hanging="360"/>
      </w:pPr>
      <w:rPr>
        <w:rFonts w:ascii="Arial" w:cs="Arial" w:eastAsia="Arial" w:hAnsi="Arial"/>
        <w:b w:val="0"/>
        <w:bCs w:val="0"/>
        <w:i w:val="0"/>
        <w:iCs w:val="0"/>
        <w:sz w:val="22"/>
        <w:szCs w:val="22"/>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3"/>
    </w:pPr>
    <w:rPr>
      <w:rFonts w:ascii="Arial" w:cs="Arial" w:eastAsia="Arial" w:hAnsi="Arial"/>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44"/>
    </w:pPr>
    <w:rPr>
      <w:rFonts w:ascii="Arial" w:cs="Arial" w:eastAsia="Arial" w:hAnsi="Arial"/>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CellMar>
        <w:top w:w="0.0" w:type="dxa"/>
        <w:left w:w="0.0" w:type="dxa"/>
        <w:bottom w:w="0.0" w:type="dxa"/>
        <w:right w:w="0.0" w:type="dxa"/>
      </w:tblCellMar>
    </w:tblPr>
  </w:style>
  <w:style w:type="table" w:styleId="Table67">
    <w:basedOn w:val="TableNormal"/>
    <w:tblPr>
      <w:tblStyleRowBandSize w:val="1"/>
      <w:tblStyleColBandSize w:val="1"/>
      <w:tblCellMar>
        <w:top w:w="0.0" w:type="dxa"/>
        <w:left w:w="0.0" w:type="dxa"/>
        <w:bottom w:w="0.0" w:type="dxa"/>
        <w:right w:w="0.0" w:type="dxa"/>
      </w:tblCellMar>
    </w:tblPr>
  </w:style>
  <w:style w:type="table" w:styleId="Table68">
    <w:basedOn w:val="TableNormal"/>
    <w:tblPr>
      <w:tblStyleRowBandSize w:val="1"/>
      <w:tblStyleColBandSize w:val="1"/>
      <w:tblCellMar>
        <w:top w:w="0.0" w:type="dxa"/>
        <w:left w:w="0.0" w:type="dxa"/>
        <w:bottom w:w="0.0" w:type="dxa"/>
        <w:right w:w="0.0" w:type="dxa"/>
      </w:tblCellMar>
    </w:tblPr>
  </w:style>
  <w:style w:type="table" w:styleId="Table69">
    <w:basedOn w:val="TableNormal"/>
    <w:tblPr>
      <w:tblStyleRowBandSize w:val="1"/>
      <w:tblStyleColBandSize w:val="1"/>
      <w:tblCellMar>
        <w:top w:w="0.0" w:type="dxa"/>
        <w:left w:w="0.0" w:type="dxa"/>
        <w:bottom w:w="0.0" w:type="dxa"/>
        <w:right w:w="0.0" w:type="dxa"/>
      </w:tblCellMar>
    </w:tblPr>
  </w:style>
  <w:style w:type="table" w:styleId="Table70">
    <w:basedOn w:val="TableNormal"/>
    <w:tblPr>
      <w:tblStyleRowBandSize w:val="1"/>
      <w:tblStyleColBandSize w:val="1"/>
      <w:tblCellMar>
        <w:top w:w="0.0" w:type="dxa"/>
        <w:left w:w="0.0" w:type="dxa"/>
        <w:bottom w:w="0.0" w:type="dxa"/>
        <w:right w:w="0.0" w:type="dxa"/>
      </w:tblCellMar>
    </w:tblPr>
  </w:style>
  <w:style w:type="table" w:styleId="Table71">
    <w:basedOn w:val="TableNormal"/>
    <w:tblPr>
      <w:tblStyleRowBandSize w:val="1"/>
      <w:tblStyleColBandSize w:val="1"/>
      <w:tblCellMar>
        <w:top w:w="0.0" w:type="dxa"/>
        <w:left w:w="0.0" w:type="dxa"/>
        <w:bottom w:w="0.0" w:type="dxa"/>
        <w:right w:w="0.0" w:type="dxa"/>
      </w:tblCellMar>
    </w:tblPr>
  </w:style>
  <w:style w:type="table" w:styleId="Table72">
    <w:basedOn w:val="TableNormal"/>
    <w:tblPr>
      <w:tblStyleRowBandSize w:val="1"/>
      <w:tblStyleColBandSize w:val="1"/>
      <w:tblCellMar>
        <w:top w:w="0.0" w:type="dxa"/>
        <w:left w:w="0.0" w:type="dxa"/>
        <w:bottom w:w="0.0" w:type="dxa"/>
        <w:right w:w="0.0" w:type="dxa"/>
      </w:tblCellMar>
    </w:tblPr>
  </w:style>
  <w:style w:type="table" w:styleId="Table73">
    <w:basedOn w:val="TableNormal"/>
    <w:tblPr>
      <w:tblStyleRowBandSize w:val="1"/>
      <w:tblStyleColBandSize w:val="1"/>
      <w:tblCellMar>
        <w:top w:w="0.0" w:type="dxa"/>
        <w:left w:w="0.0" w:type="dxa"/>
        <w:bottom w:w="0.0" w:type="dxa"/>
        <w:right w:w="0.0" w:type="dxa"/>
      </w:tblCellMar>
    </w:tblPr>
  </w:style>
  <w:style w:type="table" w:styleId="Table74">
    <w:basedOn w:val="TableNormal"/>
    <w:tblPr>
      <w:tblStyleRowBandSize w:val="1"/>
      <w:tblStyleColBandSize w:val="1"/>
      <w:tblCellMar>
        <w:top w:w="0.0" w:type="dxa"/>
        <w:left w:w="0.0" w:type="dxa"/>
        <w:bottom w:w="0.0" w:type="dxa"/>
        <w:right w:w="0.0" w:type="dxa"/>
      </w:tblCellMar>
    </w:tblPr>
  </w:style>
  <w:style w:type="table" w:styleId="Table75">
    <w:basedOn w:val="TableNormal"/>
    <w:tblPr>
      <w:tblStyleRowBandSize w:val="1"/>
      <w:tblStyleColBandSize w:val="1"/>
      <w:tblCellMar>
        <w:top w:w="0.0" w:type="dxa"/>
        <w:left w:w="0.0" w:type="dxa"/>
        <w:bottom w:w="0.0" w:type="dxa"/>
        <w:right w:w="0.0" w:type="dxa"/>
      </w:tblCellMar>
    </w:tblPr>
  </w:style>
  <w:style w:type="table" w:styleId="Table76">
    <w:basedOn w:val="TableNormal"/>
    <w:tblPr>
      <w:tblStyleRowBandSize w:val="1"/>
      <w:tblStyleColBandSize w:val="1"/>
      <w:tblCellMar>
        <w:top w:w="0.0" w:type="dxa"/>
        <w:left w:w="0.0" w:type="dxa"/>
        <w:bottom w:w="0.0" w:type="dxa"/>
        <w:right w:w="0.0" w:type="dxa"/>
      </w:tblCellMar>
    </w:tblPr>
  </w:style>
  <w:style w:type="table" w:styleId="Table77">
    <w:basedOn w:val="TableNormal"/>
    <w:tblPr>
      <w:tblStyleRowBandSize w:val="1"/>
      <w:tblStyleColBandSize w:val="1"/>
      <w:tblCellMar>
        <w:top w:w="0.0" w:type="dxa"/>
        <w:left w:w="0.0" w:type="dxa"/>
        <w:bottom w:w="0.0" w:type="dxa"/>
        <w:right w:w="0.0" w:type="dxa"/>
      </w:tblCellMar>
    </w:tblPr>
  </w:style>
  <w:style w:type="table" w:styleId="Table78">
    <w:basedOn w:val="TableNormal"/>
    <w:tblPr>
      <w:tblStyleRowBandSize w:val="1"/>
      <w:tblStyleColBandSize w:val="1"/>
      <w:tblCellMar>
        <w:top w:w="0.0" w:type="dxa"/>
        <w:left w:w="0.0" w:type="dxa"/>
        <w:bottom w:w="0.0" w:type="dxa"/>
        <w:right w:w="0.0" w:type="dxa"/>
      </w:tblCellMar>
    </w:tblPr>
  </w:style>
  <w:style w:type="table" w:styleId="Table79">
    <w:basedOn w:val="TableNormal"/>
    <w:tblPr>
      <w:tblStyleRowBandSize w:val="1"/>
      <w:tblStyleColBandSize w:val="1"/>
      <w:tblCellMar>
        <w:top w:w="0.0" w:type="dxa"/>
        <w:left w:w="0.0" w:type="dxa"/>
        <w:bottom w:w="0.0" w:type="dxa"/>
        <w:right w:w="0.0" w:type="dxa"/>
      </w:tblCellMar>
    </w:tblPr>
  </w:style>
  <w:style w:type="table" w:styleId="Table80">
    <w:basedOn w:val="TableNormal"/>
    <w:tblPr>
      <w:tblStyleRowBandSize w:val="1"/>
      <w:tblStyleColBandSize w:val="1"/>
      <w:tblCellMar>
        <w:top w:w="0.0" w:type="dxa"/>
        <w:left w:w="0.0" w:type="dxa"/>
        <w:bottom w:w="0.0" w:type="dxa"/>
        <w:right w:w="0.0" w:type="dxa"/>
      </w:tblCellMar>
    </w:tblPr>
  </w:style>
  <w:style w:type="table" w:styleId="Table81">
    <w:basedOn w:val="TableNormal"/>
    <w:tblPr>
      <w:tblStyleRowBandSize w:val="1"/>
      <w:tblStyleColBandSize w:val="1"/>
      <w:tblCellMar>
        <w:top w:w="0.0" w:type="dxa"/>
        <w:left w:w="0.0" w:type="dxa"/>
        <w:bottom w:w="0.0" w:type="dxa"/>
        <w:right w:w="0.0" w:type="dxa"/>
      </w:tblCellMar>
    </w:tblPr>
  </w:style>
  <w:style w:type="table" w:styleId="Table82">
    <w:basedOn w:val="TableNormal"/>
    <w:tblPr>
      <w:tblStyleRowBandSize w:val="1"/>
      <w:tblStyleColBandSize w:val="1"/>
      <w:tblCellMar>
        <w:top w:w="0.0" w:type="dxa"/>
        <w:left w:w="0.0" w:type="dxa"/>
        <w:bottom w:w="0.0" w:type="dxa"/>
        <w:right w:w="0.0" w:type="dxa"/>
      </w:tblCellMar>
    </w:tblPr>
  </w:style>
  <w:style w:type="table" w:styleId="Table83">
    <w:basedOn w:val="TableNormal"/>
    <w:tblPr>
      <w:tblStyleRowBandSize w:val="1"/>
      <w:tblStyleColBandSize w:val="1"/>
      <w:tblCellMar>
        <w:top w:w="0.0" w:type="dxa"/>
        <w:left w:w="0.0" w:type="dxa"/>
        <w:bottom w:w="0.0" w:type="dxa"/>
        <w:right w:w="0.0" w:type="dxa"/>
      </w:tblCellMar>
    </w:tblPr>
  </w:style>
  <w:style w:type="table" w:styleId="Table84">
    <w:basedOn w:val="TableNormal"/>
    <w:tblPr>
      <w:tblStyleRowBandSize w:val="1"/>
      <w:tblStyleColBandSize w:val="1"/>
      <w:tblCellMar>
        <w:top w:w="0.0" w:type="dxa"/>
        <w:left w:w="0.0" w:type="dxa"/>
        <w:bottom w:w="0.0" w:type="dxa"/>
        <w:right w:w="0.0" w:type="dxa"/>
      </w:tblCellMar>
    </w:tblPr>
  </w:style>
  <w:style w:type="table" w:styleId="Table85">
    <w:basedOn w:val="TableNormal"/>
    <w:tblPr>
      <w:tblStyleRowBandSize w:val="1"/>
      <w:tblStyleColBandSize w:val="1"/>
      <w:tblCellMar>
        <w:top w:w="0.0" w:type="dxa"/>
        <w:left w:w="0.0" w:type="dxa"/>
        <w:bottom w:w="0.0" w:type="dxa"/>
        <w:right w:w="0.0" w:type="dxa"/>
      </w:tblCellMar>
    </w:tblPr>
  </w:style>
  <w:style w:type="table" w:styleId="Table86">
    <w:basedOn w:val="TableNormal"/>
    <w:tblPr>
      <w:tblStyleRowBandSize w:val="1"/>
      <w:tblStyleColBandSize w:val="1"/>
      <w:tblCellMar>
        <w:top w:w="0.0" w:type="dxa"/>
        <w:left w:w="0.0" w:type="dxa"/>
        <w:bottom w:w="0.0" w:type="dxa"/>
        <w:right w:w="0.0" w:type="dxa"/>
      </w:tblCellMar>
    </w:tblPr>
  </w:style>
  <w:style w:type="table" w:styleId="Table87">
    <w:basedOn w:val="TableNormal"/>
    <w:tblPr>
      <w:tblStyleRowBandSize w:val="1"/>
      <w:tblStyleColBandSize w:val="1"/>
      <w:tblCellMar>
        <w:top w:w="0.0" w:type="dxa"/>
        <w:left w:w="0.0" w:type="dxa"/>
        <w:bottom w:w="0.0" w:type="dxa"/>
        <w:right w:w="0.0" w:type="dxa"/>
      </w:tblCellMar>
    </w:tblPr>
  </w:style>
  <w:style w:type="table" w:styleId="Table88">
    <w:basedOn w:val="TableNormal"/>
    <w:tblPr>
      <w:tblStyleRowBandSize w:val="1"/>
      <w:tblStyleColBandSize w:val="1"/>
      <w:tblCellMar>
        <w:top w:w="0.0" w:type="dxa"/>
        <w:left w:w="0.0" w:type="dxa"/>
        <w:bottom w:w="0.0" w:type="dxa"/>
        <w:right w:w="0.0" w:type="dxa"/>
      </w:tblCellMar>
    </w:tblPr>
  </w:style>
  <w:style w:type="table" w:styleId="Table89">
    <w:basedOn w:val="TableNormal"/>
    <w:tblPr>
      <w:tblStyleRowBandSize w:val="1"/>
      <w:tblStyleColBandSize w:val="1"/>
      <w:tblCellMar>
        <w:top w:w="0.0" w:type="dxa"/>
        <w:left w:w="0.0" w:type="dxa"/>
        <w:bottom w:w="0.0" w:type="dxa"/>
        <w:right w:w="0.0" w:type="dxa"/>
      </w:tblCellMar>
    </w:tblPr>
  </w:style>
  <w:style w:type="table" w:styleId="Table90">
    <w:basedOn w:val="TableNormal"/>
    <w:tblPr>
      <w:tblStyleRowBandSize w:val="1"/>
      <w:tblStyleColBandSize w:val="1"/>
      <w:tblCellMar>
        <w:top w:w="0.0" w:type="dxa"/>
        <w:left w:w="0.0" w:type="dxa"/>
        <w:bottom w:w="0.0" w:type="dxa"/>
        <w:right w:w="0.0" w:type="dxa"/>
      </w:tblCellMar>
    </w:tblPr>
  </w:style>
  <w:style w:type="table" w:styleId="Table91">
    <w:basedOn w:val="TableNormal"/>
    <w:tblPr>
      <w:tblStyleRowBandSize w:val="1"/>
      <w:tblStyleColBandSize w:val="1"/>
      <w:tblCellMar>
        <w:top w:w="0.0" w:type="dxa"/>
        <w:left w:w="0.0" w:type="dxa"/>
        <w:bottom w:w="0.0" w:type="dxa"/>
        <w:right w:w="0.0" w:type="dxa"/>
      </w:tblCellMar>
    </w:tblPr>
  </w:style>
  <w:style w:type="table" w:styleId="Table92">
    <w:basedOn w:val="TableNormal"/>
    <w:tblPr>
      <w:tblStyleRowBandSize w:val="1"/>
      <w:tblStyleColBandSize w:val="1"/>
      <w:tblCellMar>
        <w:top w:w="0.0" w:type="dxa"/>
        <w:left w:w="0.0" w:type="dxa"/>
        <w:bottom w:w="0.0" w:type="dxa"/>
        <w:right w:w="0.0" w:type="dxa"/>
      </w:tblCellMar>
    </w:tblPr>
  </w:style>
  <w:style w:type="table" w:styleId="Table93">
    <w:basedOn w:val="TableNormal"/>
    <w:tblPr>
      <w:tblStyleRowBandSize w:val="1"/>
      <w:tblStyleColBandSize w:val="1"/>
      <w:tblCellMar>
        <w:top w:w="0.0" w:type="dxa"/>
        <w:left w:w="0.0" w:type="dxa"/>
        <w:bottom w:w="0.0" w:type="dxa"/>
        <w:right w:w="0.0" w:type="dxa"/>
      </w:tblCellMar>
    </w:tblPr>
  </w:style>
  <w:style w:type="table" w:styleId="Table94">
    <w:basedOn w:val="TableNormal"/>
    <w:tblPr>
      <w:tblStyleRowBandSize w:val="1"/>
      <w:tblStyleColBandSize w:val="1"/>
      <w:tblCellMar>
        <w:top w:w="0.0" w:type="dxa"/>
        <w:left w:w="0.0" w:type="dxa"/>
        <w:bottom w:w="0.0" w:type="dxa"/>
        <w:right w:w="0.0" w:type="dxa"/>
      </w:tblCellMar>
    </w:tblPr>
  </w:style>
  <w:style w:type="table" w:styleId="Table95">
    <w:basedOn w:val="TableNormal"/>
    <w:tblPr>
      <w:tblStyleRowBandSize w:val="1"/>
      <w:tblStyleColBandSize w:val="1"/>
      <w:tblCellMar>
        <w:top w:w="0.0" w:type="dxa"/>
        <w:left w:w="0.0" w:type="dxa"/>
        <w:bottom w:w="0.0" w:type="dxa"/>
        <w:right w:w="0.0" w:type="dxa"/>
      </w:tblCellMar>
    </w:tblPr>
  </w:style>
  <w:style w:type="table" w:styleId="Table96">
    <w:basedOn w:val="TableNormal"/>
    <w:tblPr>
      <w:tblStyleRowBandSize w:val="1"/>
      <w:tblStyleColBandSize w:val="1"/>
      <w:tblCellMar>
        <w:top w:w="0.0" w:type="dxa"/>
        <w:left w:w="0.0" w:type="dxa"/>
        <w:bottom w:w="0.0" w:type="dxa"/>
        <w:right w:w="0.0" w:type="dxa"/>
      </w:tblCellMar>
    </w:tblPr>
  </w:style>
  <w:style w:type="table" w:styleId="Table97">
    <w:basedOn w:val="TableNormal"/>
    <w:tblPr>
      <w:tblStyleRowBandSize w:val="1"/>
      <w:tblStyleColBandSize w:val="1"/>
      <w:tblCellMar>
        <w:top w:w="0.0" w:type="dxa"/>
        <w:left w:w="0.0" w:type="dxa"/>
        <w:bottom w:w="0.0" w:type="dxa"/>
        <w:right w:w="0.0" w:type="dxa"/>
      </w:tblCellMar>
    </w:tblPr>
  </w:style>
  <w:style w:type="table" w:styleId="Table98">
    <w:basedOn w:val="TableNormal"/>
    <w:tblPr>
      <w:tblStyleRowBandSize w:val="1"/>
      <w:tblStyleColBandSize w:val="1"/>
      <w:tblCellMar>
        <w:top w:w="0.0" w:type="dxa"/>
        <w:left w:w="0.0" w:type="dxa"/>
        <w:bottom w:w="0.0" w:type="dxa"/>
        <w:right w:w="0.0" w:type="dxa"/>
      </w:tblCellMar>
    </w:tblPr>
  </w:style>
  <w:style w:type="table" w:styleId="Table99">
    <w:basedOn w:val="TableNormal"/>
    <w:tblPr>
      <w:tblStyleRowBandSize w:val="1"/>
      <w:tblStyleColBandSize w:val="1"/>
      <w:tblCellMar>
        <w:top w:w="0.0" w:type="dxa"/>
        <w:left w:w="0.0" w:type="dxa"/>
        <w:bottom w:w="0.0" w:type="dxa"/>
        <w:right w:w="0.0" w:type="dxa"/>
      </w:tblCellMar>
    </w:tblPr>
  </w:style>
  <w:style w:type="table" w:styleId="Table100">
    <w:basedOn w:val="TableNormal"/>
    <w:tblPr>
      <w:tblStyleRowBandSize w:val="1"/>
      <w:tblStyleColBandSize w:val="1"/>
      <w:tblCellMar>
        <w:top w:w="0.0" w:type="dxa"/>
        <w:left w:w="0.0" w:type="dxa"/>
        <w:bottom w:w="0.0" w:type="dxa"/>
        <w:right w:w="0.0" w:type="dxa"/>
      </w:tblCellMar>
    </w:tblPr>
  </w:style>
  <w:style w:type="table" w:styleId="Table101">
    <w:basedOn w:val="TableNormal"/>
    <w:tblPr>
      <w:tblStyleRowBandSize w:val="1"/>
      <w:tblStyleColBandSize w:val="1"/>
      <w:tblCellMar>
        <w:top w:w="0.0" w:type="dxa"/>
        <w:left w:w="0.0" w:type="dxa"/>
        <w:bottom w:w="0.0" w:type="dxa"/>
        <w:right w:w="0.0" w:type="dxa"/>
      </w:tblCellMar>
    </w:tblPr>
  </w:style>
  <w:style w:type="table" w:styleId="Table102">
    <w:basedOn w:val="TableNormal"/>
    <w:tblPr>
      <w:tblStyleRowBandSize w:val="1"/>
      <w:tblStyleColBandSize w:val="1"/>
      <w:tblCellMar>
        <w:top w:w="0.0" w:type="dxa"/>
        <w:left w:w="0.0" w:type="dxa"/>
        <w:bottom w:w="0.0" w:type="dxa"/>
        <w:right w:w="0.0" w:type="dxa"/>
      </w:tblCellMar>
    </w:tblPr>
  </w:style>
  <w:style w:type="table" w:styleId="Table103">
    <w:basedOn w:val="TableNormal"/>
    <w:tblPr>
      <w:tblStyleRowBandSize w:val="1"/>
      <w:tblStyleColBandSize w:val="1"/>
      <w:tblCellMar>
        <w:top w:w="0.0" w:type="dxa"/>
        <w:left w:w="0.0" w:type="dxa"/>
        <w:bottom w:w="0.0" w:type="dxa"/>
        <w:right w:w="0.0" w:type="dxa"/>
      </w:tblCellMar>
    </w:tblPr>
  </w:style>
  <w:style w:type="table" w:styleId="Table104">
    <w:basedOn w:val="TableNormal"/>
    <w:tblPr>
      <w:tblStyleRowBandSize w:val="1"/>
      <w:tblStyleColBandSize w:val="1"/>
      <w:tblCellMar>
        <w:top w:w="0.0" w:type="dxa"/>
        <w:left w:w="0.0" w:type="dxa"/>
        <w:bottom w:w="0.0" w:type="dxa"/>
        <w:right w:w="0.0" w:type="dxa"/>
      </w:tblCellMar>
    </w:tblPr>
  </w:style>
  <w:style w:type="table" w:styleId="Table105">
    <w:basedOn w:val="TableNormal"/>
    <w:tblPr>
      <w:tblStyleRowBandSize w:val="1"/>
      <w:tblStyleColBandSize w:val="1"/>
      <w:tblCellMar>
        <w:top w:w="0.0" w:type="dxa"/>
        <w:left w:w="0.0" w:type="dxa"/>
        <w:bottom w:w="0.0" w:type="dxa"/>
        <w:right w:w="0.0" w:type="dxa"/>
      </w:tblCellMar>
    </w:tblPr>
  </w:style>
  <w:style w:type="table" w:styleId="Table106">
    <w:basedOn w:val="TableNormal"/>
    <w:tblPr>
      <w:tblStyleRowBandSize w:val="1"/>
      <w:tblStyleColBandSize w:val="1"/>
      <w:tblCellMar>
        <w:top w:w="0.0" w:type="dxa"/>
        <w:left w:w="0.0" w:type="dxa"/>
        <w:bottom w:w="0.0" w:type="dxa"/>
        <w:right w:w="0.0" w:type="dxa"/>
      </w:tblCellMar>
    </w:tblPr>
  </w:style>
  <w:style w:type="table" w:styleId="Table107">
    <w:basedOn w:val="TableNormal"/>
    <w:tblPr>
      <w:tblStyleRowBandSize w:val="1"/>
      <w:tblStyleColBandSize w:val="1"/>
      <w:tblCellMar>
        <w:top w:w="0.0" w:type="dxa"/>
        <w:left w:w="0.0" w:type="dxa"/>
        <w:bottom w:w="0.0" w:type="dxa"/>
        <w:right w:w="0.0" w:type="dxa"/>
      </w:tblCellMar>
    </w:tblPr>
  </w:style>
  <w:style w:type="table" w:styleId="Table108">
    <w:basedOn w:val="TableNormal"/>
    <w:tblPr>
      <w:tblStyleRowBandSize w:val="1"/>
      <w:tblStyleColBandSize w:val="1"/>
      <w:tblCellMar>
        <w:top w:w="0.0" w:type="dxa"/>
        <w:left w:w="0.0" w:type="dxa"/>
        <w:bottom w:w="0.0" w:type="dxa"/>
        <w:right w:w="0.0" w:type="dxa"/>
      </w:tblCellMar>
    </w:tblPr>
  </w:style>
  <w:style w:type="table" w:styleId="Table109">
    <w:basedOn w:val="TableNormal"/>
    <w:tblPr>
      <w:tblStyleRowBandSize w:val="1"/>
      <w:tblStyleColBandSize w:val="1"/>
      <w:tblCellMar>
        <w:top w:w="0.0" w:type="dxa"/>
        <w:left w:w="0.0" w:type="dxa"/>
        <w:bottom w:w="0.0" w:type="dxa"/>
        <w:right w:w="0.0" w:type="dxa"/>
      </w:tblCellMar>
    </w:tblPr>
  </w:style>
  <w:style w:type="table" w:styleId="Table110">
    <w:basedOn w:val="TableNormal"/>
    <w:tblPr>
      <w:tblStyleRowBandSize w:val="1"/>
      <w:tblStyleColBandSize w:val="1"/>
      <w:tblCellMar>
        <w:top w:w="0.0" w:type="dxa"/>
        <w:left w:w="0.0" w:type="dxa"/>
        <w:bottom w:w="0.0" w:type="dxa"/>
        <w:right w:w="0.0" w:type="dxa"/>
      </w:tblCellMar>
    </w:tblPr>
  </w:style>
  <w:style w:type="table" w:styleId="Table111">
    <w:basedOn w:val="TableNormal"/>
    <w:tblPr>
      <w:tblStyleRowBandSize w:val="1"/>
      <w:tblStyleColBandSize w:val="1"/>
      <w:tblCellMar>
        <w:top w:w="0.0" w:type="dxa"/>
        <w:left w:w="0.0" w:type="dxa"/>
        <w:bottom w:w="0.0" w:type="dxa"/>
        <w:right w:w="0.0" w:type="dxa"/>
      </w:tblCellMar>
    </w:tblPr>
  </w:style>
  <w:style w:type="table" w:styleId="Table112">
    <w:basedOn w:val="TableNormal"/>
    <w:tblPr>
      <w:tblStyleRowBandSize w:val="1"/>
      <w:tblStyleColBandSize w:val="1"/>
      <w:tblCellMar>
        <w:top w:w="0.0" w:type="dxa"/>
        <w:left w:w="0.0" w:type="dxa"/>
        <w:bottom w:w="0.0" w:type="dxa"/>
        <w:right w:w="0.0" w:type="dxa"/>
      </w:tblCellMar>
    </w:tblPr>
  </w:style>
  <w:style w:type="table" w:styleId="Table113">
    <w:basedOn w:val="TableNormal"/>
    <w:tblPr>
      <w:tblStyleRowBandSize w:val="1"/>
      <w:tblStyleColBandSize w:val="1"/>
      <w:tblCellMar>
        <w:top w:w="0.0" w:type="dxa"/>
        <w:left w:w="0.0" w:type="dxa"/>
        <w:bottom w:w="0.0" w:type="dxa"/>
        <w:right w:w="0.0" w:type="dxa"/>
      </w:tblCellMar>
    </w:tblPr>
  </w:style>
  <w:style w:type="table" w:styleId="Table114">
    <w:basedOn w:val="TableNormal"/>
    <w:tblPr>
      <w:tblStyleRowBandSize w:val="1"/>
      <w:tblStyleColBandSize w:val="1"/>
      <w:tblCellMar>
        <w:top w:w="0.0" w:type="dxa"/>
        <w:left w:w="0.0" w:type="dxa"/>
        <w:bottom w:w="0.0" w:type="dxa"/>
        <w:right w:w="0.0" w:type="dxa"/>
      </w:tblCellMar>
    </w:tblPr>
  </w:style>
  <w:style w:type="table" w:styleId="Table115">
    <w:basedOn w:val="TableNormal"/>
    <w:tblPr>
      <w:tblStyleRowBandSize w:val="1"/>
      <w:tblStyleColBandSize w:val="1"/>
      <w:tblCellMar>
        <w:top w:w="0.0" w:type="dxa"/>
        <w:left w:w="0.0" w:type="dxa"/>
        <w:bottom w:w="0.0" w:type="dxa"/>
        <w:right w:w="0.0" w:type="dxa"/>
      </w:tblCellMar>
    </w:tblPr>
  </w:style>
  <w:style w:type="table" w:styleId="Table116">
    <w:basedOn w:val="TableNormal"/>
    <w:tblPr>
      <w:tblStyleRowBandSize w:val="1"/>
      <w:tblStyleColBandSize w:val="1"/>
      <w:tblCellMar>
        <w:top w:w="0.0" w:type="dxa"/>
        <w:left w:w="0.0" w:type="dxa"/>
        <w:bottom w:w="0.0" w:type="dxa"/>
        <w:right w:w="0.0" w:type="dxa"/>
      </w:tblCellMar>
    </w:tblPr>
  </w:style>
  <w:style w:type="table" w:styleId="Table117">
    <w:basedOn w:val="TableNormal"/>
    <w:tblPr>
      <w:tblStyleRowBandSize w:val="1"/>
      <w:tblStyleColBandSize w:val="1"/>
      <w:tblCellMar>
        <w:top w:w="0.0" w:type="dxa"/>
        <w:left w:w="0.0" w:type="dxa"/>
        <w:bottom w:w="0.0" w:type="dxa"/>
        <w:right w:w="0.0" w:type="dxa"/>
      </w:tblCellMar>
    </w:tblPr>
  </w:style>
  <w:style w:type="table" w:styleId="Table118">
    <w:basedOn w:val="TableNormal"/>
    <w:tblPr>
      <w:tblStyleRowBandSize w:val="1"/>
      <w:tblStyleColBandSize w:val="1"/>
      <w:tblCellMar>
        <w:top w:w="0.0" w:type="dxa"/>
        <w:left w:w="0.0" w:type="dxa"/>
        <w:bottom w:w="0.0" w:type="dxa"/>
        <w:right w:w="0.0" w:type="dxa"/>
      </w:tblCellMar>
    </w:tblPr>
  </w:style>
  <w:style w:type="table" w:styleId="Table119">
    <w:basedOn w:val="TableNormal"/>
    <w:tblPr>
      <w:tblStyleRowBandSize w:val="1"/>
      <w:tblStyleColBandSize w:val="1"/>
      <w:tblCellMar>
        <w:top w:w="0.0" w:type="dxa"/>
        <w:left w:w="0.0" w:type="dxa"/>
        <w:bottom w:w="0.0" w:type="dxa"/>
        <w:right w:w="0.0" w:type="dxa"/>
      </w:tblCellMar>
    </w:tblPr>
  </w:style>
  <w:style w:type="table" w:styleId="Table120">
    <w:basedOn w:val="TableNormal"/>
    <w:tblPr>
      <w:tblStyleRowBandSize w:val="1"/>
      <w:tblStyleColBandSize w:val="1"/>
      <w:tblCellMar>
        <w:top w:w="0.0" w:type="dxa"/>
        <w:left w:w="0.0" w:type="dxa"/>
        <w:bottom w:w="0.0" w:type="dxa"/>
        <w:right w:w="0.0" w:type="dxa"/>
      </w:tblCellMar>
    </w:tblPr>
  </w:style>
  <w:style w:type="table" w:styleId="Table121">
    <w:basedOn w:val="TableNormal"/>
    <w:tblPr>
      <w:tblStyleRowBandSize w:val="1"/>
      <w:tblStyleColBandSize w:val="1"/>
      <w:tblCellMar>
        <w:top w:w="0.0" w:type="dxa"/>
        <w:left w:w="0.0" w:type="dxa"/>
        <w:bottom w:w="0.0" w:type="dxa"/>
        <w:right w:w="0.0" w:type="dxa"/>
      </w:tblCellMar>
    </w:tblPr>
  </w:style>
  <w:style w:type="table" w:styleId="Table122">
    <w:basedOn w:val="TableNormal"/>
    <w:tblPr>
      <w:tblStyleRowBandSize w:val="1"/>
      <w:tblStyleColBandSize w:val="1"/>
      <w:tblCellMar>
        <w:top w:w="0.0" w:type="dxa"/>
        <w:left w:w="0.0" w:type="dxa"/>
        <w:bottom w:w="0.0" w:type="dxa"/>
        <w:right w:w="0.0" w:type="dxa"/>
      </w:tblCellMar>
    </w:tblPr>
  </w:style>
  <w:style w:type="table" w:styleId="Table123">
    <w:basedOn w:val="TableNormal"/>
    <w:tblPr>
      <w:tblStyleRowBandSize w:val="1"/>
      <w:tblStyleColBandSize w:val="1"/>
      <w:tblCellMar>
        <w:top w:w="0.0" w:type="dxa"/>
        <w:left w:w="0.0" w:type="dxa"/>
        <w:bottom w:w="0.0" w:type="dxa"/>
        <w:right w:w="0.0" w:type="dxa"/>
      </w:tblCellMar>
    </w:tblPr>
  </w:style>
  <w:style w:type="table" w:styleId="Table124">
    <w:basedOn w:val="TableNormal"/>
    <w:tblPr>
      <w:tblStyleRowBandSize w:val="1"/>
      <w:tblStyleColBandSize w:val="1"/>
      <w:tblCellMar>
        <w:top w:w="0.0" w:type="dxa"/>
        <w:left w:w="0.0" w:type="dxa"/>
        <w:bottom w:w="0.0" w:type="dxa"/>
        <w:right w:w="0.0" w:type="dxa"/>
      </w:tblCellMar>
    </w:tblPr>
  </w:style>
  <w:style w:type="table" w:styleId="Table125">
    <w:basedOn w:val="TableNormal"/>
    <w:tblPr>
      <w:tblStyleRowBandSize w:val="1"/>
      <w:tblStyleColBandSize w:val="1"/>
      <w:tblCellMar>
        <w:top w:w="0.0" w:type="dxa"/>
        <w:left w:w="0.0" w:type="dxa"/>
        <w:bottom w:w="0.0" w:type="dxa"/>
        <w:right w:w="0.0" w:type="dxa"/>
      </w:tblCellMar>
    </w:tblPr>
  </w:style>
  <w:style w:type="table" w:styleId="Table126">
    <w:basedOn w:val="TableNormal"/>
    <w:tblPr>
      <w:tblStyleRowBandSize w:val="1"/>
      <w:tblStyleColBandSize w:val="1"/>
      <w:tblCellMar>
        <w:top w:w="0.0" w:type="dxa"/>
        <w:left w:w="0.0" w:type="dxa"/>
        <w:bottom w:w="0.0" w:type="dxa"/>
        <w:right w:w="0.0" w:type="dxa"/>
      </w:tblCellMar>
    </w:tblPr>
  </w:style>
  <w:style w:type="table" w:styleId="Table127">
    <w:basedOn w:val="TableNormal"/>
    <w:tblPr>
      <w:tblStyleRowBandSize w:val="1"/>
      <w:tblStyleColBandSize w:val="1"/>
      <w:tblCellMar>
        <w:top w:w="0.0" w:type="dxa"/>
        <w:left w:w="0.0" w:type="dxa"/>
        <w:bottom w:w="0.0" w:type="dxa"/>
        <w:right w:w="0.0" w:type="dxa"/>
      </w:tblCellMar>
    </w:tblPr>
  </w:style>
  <w:style w:type="table" w:styleId="Table128">
    <w:basedOn w:val="TableNormal"/>
    <w:tblPr>
      <w:tblStyleRowBandSize w:val="1"/>
      <w:tblStyleColBandSize w:val="1"/>
      <w:tblCellMar>
        <w:top w:w="0.0" w:type="dxa"/>
        <w:left w:w="0.0" w:type="dxa"/>
        <w:bottom w:w="0.0" w:type="dxa"/>
        <w:right w:w="0.0" w:type="dxa"/>
      </w:tblCellMar>
    </w:tblPr>
  </w:style>
  <w:style w:type="table" w:styleId="Table129">
    <w:basedOn w:val="TableNormal"/>
    <w:tblPr>
      <w:tblStyleRowBandSize w:val="1"/>
      <w:tblStyleColBandSize w:val="1"/>
      <w:tblCellMar>
        <w:top w:w="0.0" w:type="dxa"/>
        <w:left w:w="0.0" w:type="dxa"/>
        <w:bottom w:w="0.0" w:type="dxa"/>
        <w:right w:w="0.0" w:type="dxa"/>
      </w:tblCellMar>
    </w:tblPr>
  </w:style>
  <w:style w:type="table" w:styleId="Table130">
    <w:basedOn w:val="TableNormal"/>
    <w:tblPr>
      <w:tblStyleRowBandSize w:val="1"/>
      <w:tblStyleColBandSize w:val="1"/>
      <w:tblCellMar>
        <w:top w:w="0.0" w:type="dxa"/>
        <w:left w:w="0.0" w:type="dxa"/>
        <w:bottom w:w="0.0" w:type="dxa"/>
        <w:right w:w="0.0" w:type="dxa"/>
      </w:tblCellMar>
    </w:tblPr>
  </w:style>
  <w:style w:type="table" w:styleId="Table13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cao.int/environmental-protection/CarbonOffset/Pages/default.aspx?utm_source=chatgpt.com" TargetMode="External"/><Relationship Id="rId11" Type="http://schemas.openxmlformats.org/officeDocument/2006/relationships/image" Target="media/image10.png"/><Relationship Id="rId22" Type="http://schemas.openxmlformats.org/officeDocument/2006/relationships/header" Target="header4.xml"/><Relationship Id="rId10" Type="http://schemas.openxmlformats.org/officeDocument/2006/relationships/image" Target="media/image7.png"/><Relationship Id="rId21" Type="http://schemas.openxmlformats.org/officeDocument/2006/relationships/hyperlink" Target="https://www.britishcouncil.org/privacy-cookies/data-protection" TargetMode="External"/><Relationship Id="rId13" Type="http://schemas.openxmlformats.org/officeDocument/2006/relationships/hyperlink" Target="mailto:GoingGlobalPartnershipGrants@britishcouncil.org" TargetMode="External"/><Relationship Id="rId24" Type="http://schemas.openxmlformats.org/officeDocument/2006/relationships/image" Target="media/image46.png"/><Relationship Id="rId12" Type="http://schemas.openxmlformats.org/officeDocument/2006/relationships/hyperlink" Target="http://www.britishcouncil.org/" TargetMode="External"/><Relationship Id="rId23" Type="http://schemas.openxmlformats.org/officeDocument/2006/relationships/header" Target="header5.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2.png"/><Relationship Id="rId15" Type="http://schemas.openxmlformats.org/officeDocument/2006/relationships/image" Target="media/image49.jpg"/><Relationship Id="rId14" Type="http://schemas.openxmlformats.org/officeDocument/2006/relationships/header" Target="header1.xml"/><Relationship Id="rId17" Type="http://schemas.openxmlformats.org/officeDocument/2006/relationships/header" Target="header2.xml"/><Relationship Id="rId16" Type="http://schemas.openxmlformats.org/officeDocument/2006/relationships/hyperlink" Target="https://www.britishcouncil.org/sites/default/files/going_global_partnerships_activities_and_monitoring.pdf" TargetMode="External"/><Relationship Id="rId5" Type="http://schemas.openxmlformats.org/officeDocument/2006/relationships/numbering" Target="numbering.xml"/><Relationship Id="rId19" Type="http://schemas.openxmlformats.org/officeDocument/2006/relationships/hyperlink" Target="https://www.icao.int/environmental-protection/CarbonOffset/Pages/default.aspx?utm_source=chatgpt.com" TargetMode="External"/><Relationship Id="rId6" Type="http://schemas.openxmlformats.org/officeDocument/2006/relationships/styles" Target="styles.xml"/><Relationship Id="rId18" Type="http://schemas.openxmlformats.org/officeDocument/2006/relationships/header" Target="header3.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_rels/header5.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w4BHiY1IKfjbAqRI2Y6uE9+FEw==">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2026-05-08T00:00:00Z</vt:lpwstr>
  </property>
  <property fmtid="{D5CDD505-2E9C-101B-9397-08002B2CF9AE}" pid="3" name="Creator">
    <vt:lpwstr>Microsoft® Word for Microsoft 365</vt:lpwstr>
  </property>
  <property fmtid="{D5CDD505-2E9C-101B-9397-08002B2CF9AE}" pid="4" name="LastSaved">
    <vt:lpwstr>2026-06-03T00:00:00Z</vt:lpwstr>
  </property>
  <property fmtid="{D5CDD505-2E9C-101B-9397-08002B2CF9AE}" pid="5" name="Producer">
    <vt:lpwstr>Microsoft® Word for Microsoft 365</vt:lpwstr>
  </property>
</Properties>
</file>